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29063B" w14:textId="746590E6" w:rsidR="5901EBE9" w:rsidRPr="003E72E3" w:rsidRDefault="5901EBE9" w:rsidP="0061648F">
      <w:pPr>
        <w:pStyle w:val="Title"/>
      </w:pPr>
      <w:r w:rsidRPr="003E72E3">
        <w:t>An In</w:t>
      </w:r>
      <w:r w:rsidR="718EBC78" w:rsidRPr="003E72E3">
        <w:t>-</w:t>
      </w:r>
      <w:r w:rsidRPr="0061648F">
        <w:t>Depth</w:t>
      </w:r>
      <w:r w:rsidRPr="003E72E3">
        <w:t xml:space="preserve"> Analysis on</w:t>
      </w:r>
    </w:p>
    <w:p w14:paraId="3F5433AF" w14:textId="37909403" w:rsidR="1EAE14C2" w:rsidRPr="00534078" w:rsidRDefault="5901EBE9" w:rsidP="001F4B22">
      <w:pPr>
        <w:pStyle w:val="Title"/>
      </w:pPr>
      <w:r w:rsidRPr="003E72E3">
        <w:t xml:space="preserve">Educational and Career </w:t>
      </w:r>
      <w:r w:rsidR="1B04DC8B" w:rsidRPr="003E72E3">
        <w:t>Goals</w:t>
      </w:r>
    </w:p>
    <w:p w14:paraId="3E368549" w14:textId="47CC4478" w:rsidR="64FF4C45" w:rsidRDefault="64FF4C45" w:rsidP="00714C2A"/>
    <w:p w14:paraId="3F625EDB" w14:textId="77777777" w:rsidR="00AA3810" w:rsidRPr="00534078" w:rsidRDefault="00AA3810" w:rsidP="00714C2A"/>
    <w:p w14:paraId="2D2F9F72" w14:textId="51455DA2" w:rsidR="1EAE14C2" w:rsidRPr="00534078" w:rsidRDefault="1EAE14C2" w:rsidP="00714C2A"/>
    <w:p w14:paraId="3003FAA4" w14:textId="5F572DC8" w:rsidR="03CD1802" w:rsidRPr="00534078" w:rsidRDefault="03CD1802" w:rsidP="001F4B22">
      <w:pPr>
        <w:jc w:val="center"/>
        <w:rPr>
          <w:sz w:val="24"/>
          <w:szCs w:val="24"/>
        </w:rPr>
      </w:pPr>
      <w:r w:rsidRPr="00534078">
        <w:rPr>
          <w:noProof/>
          <w:lang w:eastAsia="en-US"/>
        </w:rPr>
        <w:drawing>
          <wp:inline distT="0" distB="0" distL="0" distR="0" wp14:anchorId="79DDE8F3" wp14:editId="54E8AA56">
            <wp:extent cx="5715000" cy="1085850"/>
            <wp:effectExtent l="0" t="0" r="0" b="0"/>
            <wp:docPr id="116557406" name="Picture 11655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15000" cy="1085850"/>
                    </a:xfrm>
                    <a:prstGeom prst="rect">
                      <a:avLst/>
                    </a:prstGeom>
                  </pic:spPr>
                </pic:pic>
              </a:graphicData>
            </a:graphic>
          </wp:inline>
        </w:drawing>
      </w:r>
    </w:p>
    <w:p w14:paraId="00B3C756" w14:textId="6E62163A" w:rsidR="1EAE14C2" w:rsidRPr="00534078" w:rsidRDefault="1EAE14C2" w:rsidP="00714C2A"/>
    <w:p w14:paraId="102DAD99" w14:textId="77777777" w:rsidR="004B354A" w:rsidRDefault="004B354A" w:rsidP="00714C2A"/>
    <w:p w14:paraId="605FCB04" w14:textId="77777777" w:rsidR="00AA3810" w:rsidRDefault="00AA3810" w:rsidP="00714C2A"/>
    <w:p w14:paraId="38178FA5" w14:textId="6F6F9CBB" w:rsidR="521EB30D" w:rsidRPr="00534078" w:rsidRDefault="00204EB1" w:rsidP="005C005C">
      <w:pPr>
        <w:pStyle w:val="cover-emph"/>
        <w:spacing w:before="0"/>
      </w:pPr>
      <w:r>
        <w:t>Muhammed Rinief</w:t>
      </w:r>
    </w:p>
    <w:p w14:paraId="08AFA379" w14:textId="39C51EC6" w:rsidR="64FF4C45" w:rsidRDefault="64FF4C45" w:rsidP="00714C2A"/>
    <w:p w14:paraId="067A8801" w14:textId="77777777" w:rsidR="00AA3810" w:rsidRPr="00534078" w:rsidRDefault="00AA3810" w:rsidP="00714C2A"/>
    <w:p w14:paraId="581FC1B1" w14:textId="4C11C843" w:rsidR="64FF4C45" w:rsidRPr="00534078" w:rsidRDefault="64FF4C45" w:rsidP="00714C2A"/>
    <w:p w14:paraId="5E5FE5AA" w14:textId="0EAE52DD" w:rsidR="49F0F463" w:rsidRDefault="49F0F463" w:rsidP="001F4B22">
      <w:pPr>
        <w:jc w:val="center"/>
      </w:pPr>
      <w:r w:rsidRPr="00534078">
        <w:t xml:space="preserve">Advisor: </w:t>
      </w:r>
      <w:r w:rsidR="718B1812" w:rsidRPr="001F4B22">
        <w:rPr>
          <w:b/>
          <w:bCs/>
        </w:rPr>
        <w:t>Mr. Sahabzada Betab Badar</w:t>
      </w:r>
    </w:p>
    <w:p w14:paraId="2D1E5F8E" w14:textId="77777777" w:rsidR="004B354A" w:rsidRPr="00534078" w:rsidRDefault="004B354A" w:rsidP="001F4B22">
      <w:pPr>
        <w:jc w:val="center"/>
      </w:pPr>
    </w:p>
    <w:p w14:paraId="564EA7B5" w14:textId="26F67D43" w:rsidR="1EAE14C2" w:rsidRPr="00534078" w:rsidRDefault="1EAE14C2" w:rsidP="001F4B22">
      <w:pPr>
        <w:jc w:val="center"/>
      </w:pPr>
    </w:p>
    <w:p w14:paraId="082D715D" w14:textId="0C7FFD9D" w:rsidR="03CD1802" w:rsidRPr="00534078" w:rsidRDefault="03CD1802" w:rsidP="001F4B22">
      <w:pPr>
        <w:jc w:val="center"/>
      </w:pPr>
      <w:r w:rsidRPr="00534078">
        <w:rPr>
          <w:lang w:val="en-IN"/>
        </w:rPr>
        <w:t>Department of Computer Science and Information Technology</w:t>
      </w:r>
    </w:p>
    <w:p w14:paraId="4CBD9C22" w14:textId="3D63D3D2" w:rsidR="572E347D" w:rsidRPr="00534078" w:rsidRDefault="572E347D" w:rsidP="001F4B22">
      <w:pPr>
        <w:jc w:val="center"/>
      </w:pPr>
      <w:r w:rsidRPr="00534078">
        <w:t>Jain (Deemed-to-be) University</w:t>
      </w:r>
    </w:p>
    <w:p w14:paraId="37D0C40F" w14:textId="77777777" w:rsidR="00A04BB1" w:rsidRPr="00534078" w:rsidRDefault="00A04BB1" w:rsidP="001F4B22"/>
    <w:p w14:paraId="2B737109" w14:textId="26B96E02" w:rsidR="1EAE14C2" w:rsidRPr="00534078" w:rsidRDefault="1EAE14C2" w:rsidP="001F4B22">
      <w:pPr>
        <w:jc w:val="center"/>
      </w:pPr>
    </w:p>
    <w:p w14:paraId="2C34BF94" w14:textId="399B4502" w:rsidR="4C6B7095" w:rsidRPr="00534078" w:rsidRDefault="4C6B7095" w:rsidP="001F4B22">
      <w:pPr>
        <w:jc w:val="center"/>
      </w:pPr>
      <w:r w:rsidRPr="00534078">
        <w:t xml:space="preserve">This report is submitted for the </w:t>
      </w:r>
      <w:r w:rsidR="4DC0650F" w:rsidRPr="00534078">
        <w:t>course</w:t>
      </w:r>
      <w:r w:rsidRPr="00534078">
        <w:t xml:space="preserve"> of</w:t>
      </w:r>
    </w:p>
    <w:p w14:paraId="184F04AC" w14:textId="3C44BE56" w:rsidR="1EAE14C2" w:rsidRPr="00534078" w:rsidRDefault="35EE0107" w:rsidP="001F4B22">
      <w:pPr>
        <w:jc w:val="center"/>
        <w:rPr>
          <w:b/>
          <w:bCs/>
        </w:rPr>
      </w:pPr>
      <w:r w:rsidRPr="00534078">
        <w:rPr>
          <w:lang w:val="en-IN"/>
        </w:rPr>
        <w:t>Fundamentals of Computer Applications</w:t>
      </w:r>
      <w:r w:rsidR="42E2BEFF" w:rsidRPr="00534078">
        <w:rPr>
          <w:lang w:val="en-IN"/>
        </w:rPr>
        <w:t xml:space="preserve"> (24BCA1C05)</w:t>
      </w:r>
    </w:p>
    <w:p w14:paraId="5DAED610" w14:textId="67B28A30" w:rsidR="1EAE14C2" w:rsidRPr="00534078" w:rsidRDefault="1EAE14C2" w:rsidP="00714C2A"/>
    <w:p w14:paraId="299BFE64" w14:textId="7C24C3DF" w:rsidR="1EAE14C2" w:rsidRDefault="1EAE14C2" w:rsidP="00CF73FD">
      <w:pPr>
        <w:pStyle w:val="cover-emph"/>
        <w:spacing w:before="0" w:line="240" w:lineRule="auto"/>
        <w:jc w:val="left"/>
      </w:pPr>
    </w:p>
    <w:p w14:paraId="2D3761AC" w14:textId="77777777" w:rsidR="00CF73FD" w:rsidRDefault="00CF73FD" w:rsidP="00CF73FD">
      <w:pPr>
        <w:pStyle w:val="cover-emph"/>
        <w:spacing w:before="0" w:line="240" w:lineRule="auto"/>
        <w:jc w:val="left"/>
      </w:pPr>
    </w:p>
    <w:p w14:paraId="161EAA77" w14:textId="77777777" w:rsidR="00360453" w:rsidRPr="00534078" w:rsidRDefault="00360453" w:rsidP="00CF73FD">
      <w:pPr>
        <w:pStyle w:val="cover-emph"/>
        <w:spacing w:before="0" w:line="240" w:lineRule="auto"/>
        <w:jc w:val="left"/>
      </w:pPr>
    </w:p>
    <w:p w14:paraId="0DB49609" w14:textId="6E328938" w:rsidR="64FF4C45" w:rsidRPr="005C005C" w:rsidRDefault="00FF7BE7" w:rsidP="006E1A48">
      <w:pPr>
        <w:pStyle w:val="cover-emph"/>
        <w:spacing w:before="0" w:line="240" w:lineRule="auto"/>
        <w:jc w:val="left"/>
      </w:pPr>
      <w:r w:rsidRPr="00534078">
        <w:t>Jain University, Bengaluru</w:t>
      </w:r>
      <w:r w:rsidRPr="00534078">
        <w:tab/>
      </w:r>
      <w:r w:rsidRPr="00534078">
        <w:tab/>
      </w:r>
      <w:r w:rsidRPr="00534078">
        <w:tab/>
      </w:r>
      <w:r w:rsidRPr="00534078">
        <w:tab/>
      </w:r>
      <w:r w:rsidRPr="00534078">
        <w:tab/>
      </w:r>
      <w:r w:rsidRPr="00534078">
        <w:tab/>
        <w:t xml:space="preserve">     November 2024</w:t>
      </w:r>
      <w:r w:rsidR="005C005C">
        <w:br w:type="page"/>
      </w:r>
    </w:p>
    <w:p w14:paraId="76741EE8" w14:textId="0BBAD867" w:rsidR="6349C7E0" w:rsidRPr="00534078" w:rsidRDefault="6349C7E0" w:rsidP="005C005C">
      <w:pPr>
        <w:pStyle w:val="cover-emph"/>
        <w:rPr>
          <w:sz w:val="28"/>
          <w:szCs w:val="28"/>
        </w:rPr>
      </w:pPr>
      <w:bookmarkStart w:id="0" w:name="_Toc1221451314"/>
      <w:bookmarkStart w:id="1" w:name="_Toc716441754"/>
      <w:bookmarkStart w:id="2" w:name="_Toc465620751"/>
      <w:r w:rsidRPr="00534078">
        <w:lastRenderedPageBreak/>
        <w:t>Declaration</w:t>
      </w:r>
      <w:bookmarkEnd w:id="0"/>
      <w:bookmarkEnd w:id="1"/>
      <w:bookmarkEnd w:id="2"/>
    </w:p>
    <w:p w14:paraId="32FC96CB" w14:textId="505B316F" w:rsidR="1EAE14C2" w:rsidRPr="00534078" w:rsidRDefault="1EAE14C2" w:rsidP="1EAE14C2">
      <w:pPr>
        <w:pStyle w:val="cover-emph"/>
        <w:spacing w:before="0"/>
      </w:pPr>
    </w:p>
    <w:p w14:paraId="19828241" w14:textId="0709B70F" w:rsidR="1EAE14C2" w:rsidRDefault="1EAE14C2" w:rsidP="00714C2A"/>
    <w:p w14:paraId="54E2EE24" w14:textId="77777777" w:rsidR="00383A7E" w:rsidRPr="00534078" w:rsidRDefault="00383A7E" w:rsidP="00714C2A"/>
    <w:p w14:paraId="36A34533" w14:textId="77777777" w:rsidR="003C6B0B" w:rsidRDefault="003C6B0B" w:rsidP="003C6B0B">
      <w:pPr>
        <w:jc w:val="both"/>
      </w:pPr>
      <w:r w:rsidRPr="00866B9B">
        <w:t>I hereby declare that, except where explicit reference is made to the work of others, this report is the original work of my team and myself. The contents of this report have not been submitted, in whole or in part, for consideration towards any other degree, diploma, or qualification at this or any other institution.</w:t>
      </w:r>
    </w:p>
    <w:p w14:paraId="30A277FD" w14:textId="77777777" w:rsidR="003C6B0B" w:rsidRPr="00866B9B" w:rsidRDefault="003C6B0B" w:rsidP="003C6B0B">
      <w:pPr>
        <w:jc w:val="both"/>
      </w:pPr>
    </w:p>
    <w:p w14:paraId="63E2032B" w14:textId="77777777" w:rsidR="003C6B0B" w:rsidRPr="00866B9B" w:rsidRDefault="003C6B0B" w:rsidP="003C6B0B">
      <w:pPr>
        <w:jc w:val="both"/>
      </w:pPr>
      <w:r w:rsidRPr="00866B9B">
        <w:t>All sources of information and assistance have been appropriately acknowledged, and the work has been conducted in accordance with academic and ethical standards. The report reflects the collective effort of my team and myself, demonstrating our research, analysis, and conclusions related to the subject matter.</w:t>
      </w:r>
    </w:p>
    <w:p w14:paraId="1CCDD45E" w14:textId="6966B9CA" w:rsidR="1EAE14C2" w:rsidRPr="00534078" w:rsidRDefault="1EAE14C2" w:rsidP="00714C2A"/>
    <w:p w14:paraId="594FEF93" w14:textId="77777777" w:rsidR="00E90F47" w:rsidRPr="00534078" w:rsidRDefault="00E90F47" w:rsidP="00714C2A"/>
    <w:p w14:paraId="6AA6BECE" w14:textId="77777777" w:rsidR="00E90F47" w:rsidRDefault="00E90F47" w:rsidP="00714C2A"/>
    <w:p w14:paraId="02167E4C" w14:textId="77777777" w:rsidR="00383A7E" w:rsidRPr="00534078" w:rsidRDefault="00383A7E" w:rsidP="00714C2A"/>
    <w:p w14:paraId="19F2CDF7" w14:textId="77777777" w:rsidR="00E90F47" w:rsidRPr="00534078" w:rsidRDefault="00E90F47" w:rsidP="00714C2A"/>
    <w:p w14:paraId="6C6C2E82" w14:textId="762C5FD2" w:rsidR="0A4E3FD0" w:rsidRPr="001F4B22" w:rsidRDefault="00204EB1" w:rsidP="00714C2A">
      <w:pPr>
        <w:rPr>
          <w:b/>
          <w:bCs/>
        </w:rPr>
      </w:pPr>
      <w:r>
        <w:rPr>
          <w:b/>
          <w:bCs/>
        </w:rPr>
        <w:t>Muhammed Rinief</w:t>
      </w:r>
    </w:p>
    <w:p w14:paraId="04BE7AF2" w14:textId="101FB038" w:rsidR="0A4E3FD0" w:rsidRPr="00534078" w:rsidRDefault="5F5EFD2E" w:rsidP="00714C2A">
      <w:r w:rsidRPr="00534078">
        <w:t>U</w:t>
      </w:r>
      <w:r w:rsidR="7AD95385" w:rsidRPr="00534078">
        <w:t>SN</w:t>
      </w:r>
      <w:r w:rsidRPr="00534078">
        <w:t xml:space="preserve"> </w:t>
      </w:r>
      <w:r w:rsidR="4AD386C5" w:rsidRPr="00534078">
        <w:t>N</w:t>
      </w:r>
      <w:r w:rsidRPr="00534078">
        <w:t xml:space="preserve">o: </w:t>
      </w:r>
      <w:r w:rsidR="00A62B0F">
        <w:t>24BCAR0</w:t>
      </w:r>
      <w:r w:rsidR="00204EB1">
        <w:t>369</w:t>
      </w:r>
    </w:p>
    <w:p w14:paraId="383A2257" w14:textId="3F22F9A8" w:rsidR="0A4E3FD0" w:rsidRPr="00534078" w:rsidRDefault="0A4E3FD0" w:rsidP="00714C2A">
      <w:r w:rsidRPr="00534078">
        <w:rPr>
          <w:lang w:val="en-IN"/>
        </w:rPr>
        <w:t>Department of Computer Science and Information Technology,</w:t>
      </w:r>
    </w:p>
    <w:p w14:paraId="04849DDE" w14:textId="36711DA8" w:rsidR="0A4E3FD0" w:rsidRPr="00534078" w:rsidRDefault="0A4E3FD0" w:rsidP="00714C2A">
      <w:pPr>
        <w:rPr>
          <w:b/>
          <w:bCs/>
          <w:sz w:val="16"/>
          <w:szCs w:val="16"/>
        </w:rPr>
      </w:pPr>
      <w:r w:rsidRPr="00534078">
        <w:rPr>
          <w:lang w:val="en-IN"/>
        </w:rPr>
        <w:t>Jain (Deemed-to-be) University, Bengaluru.</w:t>
      </w:r>
    </w:p>
    <w:p w14:paraId="79ABE380" w14:textId="0592A12B" w:rsidR="64FF4C45" w:rsidRPr="00534078" w:rsidRDefault="00CF73FD" w:rsidP="00714C2A">
      <w:r>
        <w:br w:type="page"/>
      </w:r>
    </w:p>
    <w:p w14:paraId="7051AD28" w14:textId="62751C0B" w:rsidR="00AC194B" w:rsidRPr="005C005C" w:rsidRDefault="2645FE3C" w:rsidP="00AC194B">
      <w:pPr>
        <w:pStyle w:val="cover-emph"/>
      </w:pPr>
      <w:bookmarkStart w:id="3" w:name="_Toc1743614454"/>
      <w:bookmarkStart w:id="4" w:name="_Toc1550567494"/>
      <w:bookmarkStart w:id="5" w:name="_Toc732869926"/>
      <w:r w:rsidRPr="005C005C">
        <w:lastRenderedPageBreak/>
        <w:t>Acknowledgement</w:t>
      </w:r>
      <w:r w:rsidR="13635B31" w:rsidRPr="005C005C">
        <w:t>s</w:t>
      </w:r>
      <w:bookmarkEnd w:id="3"/>
      <w:bookmarkEnd w:id="4"/>
      <w:bookmarkEnd w:id="5"/>
    </w:p>
    <w:p w14:paraId="6FF450BA" w14:textId="1626B9F6" w:rsidR="1EAE14C2" w:rsidRPr="00534078" w:rsidRDefault="1EAE14C2" w:rsidP="1EAE14C2">
      <w:pPr>
        <w:pStyle w:val="cover-emph"/>
        <w:spacing w:before="0"/>
      </w:pPr>
    </w:p>
    <w:p w14:paraId="3E499314" w14:textId="4AC7A8C7" w:rsidR="1EAE14C2" w:rsidRDefault="1EAE14C2" w:rsidP="00714C2A"/>
    <w:p w14:paraId="7FAB6FD9" w14:textId="77777777" w:rsidR="00E90F47" w:rsidRPr="00534078" w:rsidRDefault="00E90F47" w:rsidP="00A824C7">
      <w:pPr>
        <w:jc w:val="both"/>
      </w:pPr>
    </w:p>
    <w:p w14:paraId="078AD860" w14:textId="2A30BB22" w:rsidR="372FCE66" w:rsidRPr="00534078" w:rsidRDefault="372FCE66" w:rsidP="00A824C7">
      <w:pPr>
        <w:jc w:val="both"/>
        <w:rPr>
          <w:b/>
          <w:bCs/>
          <w:sz w:val="32"/>
          <w:szCs w:val="32"/>
        </w:rPr>
      </w:pPr>
      <w:r w:rsidRPr="00534078">
        <w:t>I express my deep</w:t>
      </w:r>
      <w:r w:rsidR="00274FFC">
        <w:t>est</w:t>
      </w:r>
      <w:r w:rsidRPr="00534078">
        <w:t xml:space="preserve"> sense of gratitude to the management of our university for giving us an opportunity to do this project.</w:t>
      </w:r>
      <w:r w:rsidR="00A824C7">
        <w:t xml:space="preserve"> </w:t>
      </w:r>
      <w:r w:rsidRPr="00534078">
        <w:t>I extend my heartfelt thanks to</w:t>
      </w:r>
      <w:r w:rsidR="2670B46B" w:rsidRPr="00534078">
        <w:t xml:space="preserve"> Mr. Sahabzada Betab Badar</w:t>
      </w:r>
      <w:r w:rsidRPr="00534078">
        <w:t xml:space="preserve">, for </w:t>
      </w:r>
      <w:r w:rsidR="3998B0E8" w:rsidRPr="00534078">
        <w:t>his</w:t>
      </w:r>
      <w:r w:rsidRPr="00534078">
        <w:t xml:space="preserve"> invaluable guidance and encouragement throughout the course of this project. </w:t>
      </w:r>
      <w:r w:rsidR="5D526751" w:rsidRPr="00534078">
        <w:t>His</w:t>
      </w:r>
      <w:r w:rsidRPr="00534078">
        <w:t xml:space="preserve"> constructive feedback and support were instrumental in shaping the </w:t>
      </w:r>
      <w:r w:rsidR="00654F2A" w:rsidRPr="00534078">
        <w:t>outcome</w:t>
      </w:r>
      <w:r w:rsidRPr="00534078">
        <w:t>.</w:t>
      </w:r>
      <w:r w:rsidR="00A824C7">
        <w:t xml:space="preserve"> </w:t>
      </w:r>
      <w:r w:rsidR="2FC77B09" w:rsidRPr="00534078">
        <w:t>I am</w:t>
      </w:r>
      <w:r w:rsidRPr="00534078">
        <w:t xml:space="preserve"> immensely grateful to </w:t>
      </w:r>
      <w:r w:rsidR="1456EAB8" w:rsidRPr="00534078">
        <w:t>my</w:t>
      </w:r>
      <w:r w:rsidRPr="00534078">
        <w:t xml:space="preserve"> teammates for their cooperation, dedication, and commitment. Each member’s unique contribution played a significant role in the success of this project.</w:t>
      </w:r>
      <w:r w:rsidR="00A824C7">
        <w:t xml:space="preserve"> </w:t>
      </w:r>
      <w:r w:rsidRPr="00534078">
        <w:t xml:space="preserve">Lastly, </w:t>
      </w:r>
      <w:r w:rsidR="795CF4E9" w:rsidRPr="00534078">
        <w:t>I</w:t>
      </w:r>
      <w:r w:rsidRPr="00534078">
        <w:t xml:space="preserve"> sincerely appreciate the efforts of all the respondents who participated in our survey. Their input provided us with valuable insights that enriched our analysis and findings.</w:t>
      </w:r>
      <w:r w:rsidR="00A824C7">
        <w:t xml:space="preserve"> </w:t>
      </w:r>
      <w:r w:rsidRPr="00534078">
        <w:t>Thank you to everyone who contributed to the success of this endeavor</w:t>
      </w:r>
      <w:r w:rsidR="6D4CA828" w:rsidRPr="00534078">
        <w:t>.</w:t>
      </w:r>
    </w:p>
    <w:p w14:paraId="0F3EBB65" w14:textId="3237910B" w:rsidR="1EAE14C2" w:rsidRPr="00534078" w:rsidRDefault="1EAE14C2" w:rsidP="00714C2A"/>
    <w:p w14:paraId="7E6BB231" w14:textId="77777777" w:rsidR="00CF73FD" w:rsidRDefault="00CF73FD" w:rsidP="00714C2A">
      <w:pPr>
        <w:rPr>
          <w:sz w:val="32"/>
          <w:szCs w:val="32"/>
        </w:rPr>
      </w:pPr>
      <w:bookmarkStart w:id="6" w:name="_Toc1073055159"/>
      <w:bookmarkStart w:id="7" w:name="_Toc819587932"/>
      <w:bookmarkStart w:id="8" w:name="_Toc1026007219"/>
      <w:r>
        <w:br w:type="page"/>
      </w:r>
    </w:p>
    <w:p w14:paraId="6D340353" w14:textId="422AC8F2" w:rsidR="1EAE14C2" w:rsidRPr="00534078" w:rsidRDefault="6C878AD4" w:rsidP="00FF5A00">
      <w:pPr>
        <w:pStyle w:val="cover-emph"/>
      </w:pPr>
      <w:r w:rsidRPr="00534078">
        <w:lastRenderedPageBreak/>
        <w:t>Abstract</w:t>
      </w:r>
      <w:bookmarkEnd w:id="6"/>
      <w:bookmarkEnd w:id="7"/>
      <w:bookmarkEnd w:id="8"/>
    </w:p>
    <w:p w14:paraId="069AFEE6" w14:textId="77777777" w:rsidR="00E90F47" w:rsidRPr="00534078" w:rsidRDefault="00E90F47" w:rsidP="1EAE14C2">
      <w:pPr>
        <w:pStyle w:val="cover-emph"/>
        <w:spacing w:before="0"/>
      </w:pPr>
    </w:p>
    <w:p w14:paraId="03318185" w14:textId="77777777" w:rsidR="00E90F47" w:rsidRPr="00534078" w:rsidRDefault="00E90F47" w:rsidP="1EAE14C2">
      <w:pPr>
        <w:pStyle w:val="cover-emph"/>
        <w:spacing w:before="0"/>
      </w:pPr>
    </w:p>
    <w:p w14:paraId="25D1EA30" w14:textId="7C02B54A" w:rsidR="1EAE14C2" w:rsidRPr="00534078" w:rsidRDefault="1EAE14C2" w:rsidP="00714C2A"/>
    <w:p w14:paraId="4DD1CE3A" w14:textId="64B8633B" w:rsidR="6C878AD4" w:rsidRPr="00534078" w:rsidRDefault="6C878AD4" w:rsidP="00A824C7">
      <w:pPr>
        <w:jc w:val="both"/>
      </w:pPr>
      <w:r w:rsidRPr="00534078">
        <w:t xml:space="preserve">This report analyzes </w:t>
      </w:r>
      <w:r w:rsidR="0078748B">
        <w:t>various</w:t>
      </w:r>
      <w:r w:rsidRPr="00534078">
        <w:t xml:space="preserve"> factors influencing education and career choices among students</w:t>
      </w:r>
      <w:r w:rsidR="0078748B">
        <w:t>.</w:t>
      </w:r>
      <w:r w:rsidRPr="00534078">
        <w:t xml:space="preserve"> The study employed a structured survey to collect data from participants, examining </w:t>
      </w:r>
      <w:r w:rsidR="002C1004">
        <w:t>various factors and their</w:t>
      </w:r>
      <w:r w:rsidR="00BE72D1">
        <w:t xml:space="preserve"> effect </w:t>
      </w:r>
      <w:r w:rsidR="008D1C0F">
        <w:t>on students’ decision making</w:t>
      </w:r>
      <w:r w:rsidRPr="00534078">
        <w:t>.</w:t>
      </w:r>
      <w:r w:rsidR="00A824C7">
        <w:t xml:space="preserve"> </w:t>
      </w:r>
      <w:r w:rsidR="02A7897D" w:rsidRPr="00534078">
        <w:t xml:space="preserve">The survey was </w:t>
      </w:r>
      <w:r w:rsidR="2AF9EF5E" w:rsidRPr="00534078">
        <w:t xml:space="preserve">conducted </w:t>
      </w:r>
      <w:r w:rsidR="02A7897D" w:rsidRPr="00534078">
        <w:t xml:space="preserve">using google forms and the </w:t>
      </w:r>
      <w:r w:rsidRPr="00534078">
        <w:t xml:space="preserve">analysis </w:t>
      </w:r>
      <w:r w:rsidR="717CF527" w:rsidRPr="00534078">
        <w:t xml:space="preserve">was done with the </w:t>
      </w:r>
      <w:r w:rsidR="2568BA6D" w:rsidRPr="00534078">
        <w:t>help</w:t>
      </w:r>
      <w:r w:rsidR="717CF527" w:rsidRPr="00534078">
        <w:t xml:space="preserve"> of various functionali</w:t>
      </w:r>
      <w:r w:rsidR="543ADF73" w:rsidRPr="00534078">
        <w:t>ties of Microsoft Excel such a</w:t>
      </w:r>
      <w:r w:rsidR="717CF527" w:rsidRPr="00534078">
        <w:t>s</w:t>
      </w:r>
      <w:r w:rsidR="7C0F1842" w:rsidRPr="00534078">
        <w:t xml:space="preserve"> formulas, tables and</w:t>
      </w:r>
      <w:r w:rsidR="717CF527" w:rsidRPr="00534078">
        <w:t xml:space="preserve"> charts</w:t>
      </w:r>
      <w:r w:rsidR="37C3997E" w:rsidRPr="00534078">
        <w:t>.</w:t>
      </w:r>
      <w:r w:rsidR="00A824C7">
        <w:t xml:space="preserve"> </w:t>
      </w:r>
      <w:r w:rsidRPr="00534078">
        <w:t>This report highlights critical insights into the educational and professional decision-making process of students, offering valuable recommendations for targeted skill-building programs, career counseling initiatives, and strategies to bridge the gap between education and employability.</w:t>
      </w:r>
    </w:p>
    <w:p w14:paraId="3F5A1A53" w14:textId="2A5A402C" w:rsidR="00A139FB" w:rsidRDefault="00A139FB" w:rsidP="00714C2A">
      <w:pPr>
        <w:sectPr w:rsidR="00A139FB" w:rsidSect="00E90F47">
          <w:headerReference w:type="default" r:id="rId9"/>
          <w:footerReference w:type="default" r:id="rId10"/>
          <w:headerReference w:type="first" r:id="rId11"/>
          <w:footerReference w:type="first" r:id="rId12"/>
          <w:pgSz w:w="12240" w:h="15840"/>
          <w:pgMar w:top="720" w:right="720" w:bottom="720" w:left="720" w:header="720" w:footer="720" w:gutter="0"/>
          <w:pgNumType w:start="1" w:chapStyle="9"/>
          <w:cols w:space="720"/>
          <w:docGrid w:linePitch="381"/>
        </w:sectPr>
      </w:pPr>
    </w:p>
    <w:p w14:paraId="2F93C50D" w14:textId="77777777" w:rsidR="00CF73FD" w:rsidRDefault="00CF73FD" w:rsidP="00714C2A"/>
    <w:p w14:paraId="43646C2D" w14:textId="5EF9C8A8" w:rsidR="0CB58512" w:rsidRPr="00534078" w:rsidRDefault="0CB58512" w:rsidP="00E668AF">
      <w:pPr>
        <w:pStyle w:val="Title"/>
      </w:pPr>
      <w:r w:rsidRPr="00534078">
        <w:t>Table of Contents</w:t>
      </w:r>
    </w:p>
    <w:p w14:paraId="4C1389FF" w14:textId="77777777" w:rsidR="004C7D04" w:rsidRPr="00534078" w:rsidRDefault="004C7D04" w:rsidP="00633537">
      <w:pPr>
        <w:jc w:val="both"/>
      </w:pPr>
    </w:p>
    <w:p w14:paraId="611B0994" w14:textId="1DA78A73" w:rsidR="004C7D04" w:rsidRDefault="004C7D04" w:rsidP="00633537">
      <w:pPr>
        <w:jc w:val="both"/>
        <w:rPr>
          <w:b/>
        </w:rPr>
      </w:pPr>
      <w:r w:rsidRPr="00534078">
        <w:t>List of Figures</w:t>
      </w:r>
      <w:r w:rsidR="00DD36F4">
        <w:t>…………………………………………………………………………</w:t>
      </w:r>
      <w:r w:rsidR="00633537">
        <w:t>.</w:t>
      </w:r>
      <w:r w:rsidR="00DD36F4">
        <w:t>…</w:t>
      </w:r>
      <w:r w:rsidR="00633537">
        <w:t>.....</w:t>
      </w:r>
      <w:r w:rsidR="00700CBB">
        <w:t>..</w:t>
      </w:r>
      <w:r w:rsidRPr="00534078">
        <w:rPr>
          <w:b/>
        </w:rPr>
        <w:t>vii</w:t>
      </w:r>
    </w:p>
    <w:p w14:paraId="30A8622E" w14:textId="320D4DF3" w:rsidR="00633537" w:rsidRPr="00534078" w:rsidRDefault="00633537" w:rsidP="00633537">
      <w:pPr>
        <w:jc w:val="both"/>
      </w:pPr>
      <w:r w:rsidRPr="00534078">
        <w:t xml:space="preserve">List of </w:t>
      </w:r>
      <w:r w:rsidR="00054377">
        <w:t>Tables</w:t>
      </w:r>
      <w:r>
        <w:t>…</w:t>
      </w:r>
      <w:r w:rsidR="00054377">
        <w:t>..</w:t>
      </w:r>
      <w:r>
        <w:t>…………………………………………………………………………….</w:t>
      </w:r>
      <w:r w:rsidR="00700CBB">
        <w:t>.</w:t>
      </w:r>
      <w:r w:rsidRPr="00534078">
        <w:rPr>
          <w:b/>
        </w:rPr>
        <w:t>v</w:t>
      </w:r>
      <w:r>
        <w:rPr>
          <w:b/>
        </w:rPr>
        <w:t>i</w:t>
      </w:r>
      <w:r w:rsidRPr="00534078">
        <w:rPr>
          <w:b/>
        </w:rPr>
        <w:t>ii</w:t>
      </w:r>
    </w:p>
    <w:p w14:paraId="294E01D0" w14:textId="68EFFFC8" w:rsidR="00633537" w:rsidRPr="00534078" w:rsidRDefault="00633537" w:rsidP="00633537">
      <w:pPr>
        <w:jc w:val="both"/>
      </w:pPr>
      <w:r w:rsidRPr="00534078">
        <w:t xml:space="preserve">List of </w:t>
      </w:r>
      <w:r>
        <w:t>Formulas………………………………………………………………………………..</w:t>
      </w:r>
      <w:r>
        <w:rPr>
          <w:b/>
        </w:rPr>
        <w:t>ix</w:t>
      </w:r>
    </w:p>
    <w:p w14:paraId="3B610AA4" w14:textId="77777777" w:rsidR="004170B4" w:rsidRDefault="0DE04D5F" w:rsidP="00633537">
      <w:pPr>
        <w:jc w:val="both"/>
        <w:rPr>
          <w:noProof/>
        </w:rPr>
      </w:pPr>
      <w:r>
        <w:t>Glossary………………………………………………………………………………………...</w:t>
      </w:r>
      <w:r w:rsidR="00633537">
        <w:rPr>
          <w:b/>
          <w:bCs/>
        </w:rPr>
        <w:t>.</w:t>
      </w:r>
      <w:r w:rsidRPr="0DE04D5F">
        <w:rPr>
          <w:b/>
          <w:bCs/>
        </w:rPr>
        <w:t>x</w:t>
      </w:r>
      <w:r w:rsidR="684ABA84" w:rsidRPr="00534078">
        <w:fldChar w:fldCharType="begin"/>
      </w:r>
      <w:r>
        <w:instrText>TOC \o "1-2" \z \u \h</w:instrText>
      </w:r>
      <w:r w:rsidR="684ABA84" w:rsidRPr="00534078">
        <w:fldChar w:fldCharType="separate"/>
      </w:r>
    </w:p>
    <w:p w14:paraId="14E21BC9" w14:textId="1BD6BE20" w:rsidR="004170B4" w:rsidRDefault="004170B4">
      <w:pPr>
        <w:pStyle w:val="TOC1"/>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07" w:history="1">
        <w:r w:rsidRPr="00873A19">
          <w:rPr>
            <w:rStyle w:val="Hyperlink"/>
            <w:noProof/>
          </w:rPr>
          <w:t>Introduction</w:t>
        </w:r>
        <w:r>
          <w:rPr>
            <w:noProof/>
            <w:webHidden/>
          </w:rPr>
          <w:tab/>
        </w:r>
        <w:r>
          <w:rPr>
            <w:noProof/>
            <w:webHidden/>
          </w:rPr>
          <w:fldChar w:fldCharType="begin"/>
        </w:r>
        <w:r>
          <w:rPr>
            <w:noProof/>
            <w:webHidden/>
          </w:rPr>
          <w:instrText xml:space="preserve"> PAGEREF _Toc184605907 \h </w:instrText>
        </w:r>
        <w:r>
          <w:rPr>
            <w:noProof/>
            <w:webHidden/>
          </w:rPr>
        </w:r>
        <w:r>
          <w:rPr>
            <w:noProof/>
            <w:webHidden/>
          </w:rPr>
          <w:fldChar w:fldCharType="separate"/>
        </w:r>
        <w:r w:rsidR="00657F65">
          <w:rPr>
            <w:noProof/>
            <w:webHidden/>
          </w:rPr>
          <w:t>1</w:t>
        </w:r>
        <w:r>
          <w:rPr>
            <w:noProof/>
            <w:webHidden/>
          </w:rPr>
          <w:fldChar w:fldCharType="end"/>
        </w:r>
      </w:hyperlink>
    </w:p>
    <w:p w14:paraId="41509834" w14:textId="7CFE013E"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08" w:history="1">
        <w:r w:rsidRPr="00873A19">
          <w:rPr>
            <w:rStyle w:val="Hyperlink"/>
            <w:noProof/>
          </w:rPr>
          <w:t>1.1 Objective</w:t>
        </w:r>
        <w:r>
          <w:rPr>
            <w:noProof/>
            <w:webHidden/>
          </w:rPr>
          <w:tab/>
        </w:r>
        <w:r>
          <w:rPr>
            <w:noProof/>
            <w:webHidden/>
          </w:rPr>
          <w:fldChar w:fldCharType="begin"/>
        </w:r>
        <w:r>
          <w:rPr>
            <w:noProof/>
            <w:webHidden/>
          </w:rPr>
          <w:instrText xml:space="preserve"> PAGEREF _Toc184605908 \h </w:instrText>
        </w:r>
        <w:r>
          <w:rPr>
            <w:noProof/>
            <w:webHidden/>
          </w:rPr>
        </w:r>
        <w:r>
          <w:rPr>
            <w:noProof/>
            <w:webHidden/>
          </w:rPr>
          <w:fldChar w:fldCharType="separate"/>
        </w:r>
        <w:r w:rsidR="00657F65">
          <w:rPr>
            <w:noProof/>
            <w:webHidden/>
          </w:rPr>
          <w:t>1</w:t>
        </w:r>
        <w:r>
          <w:rPr>
            <w:noProof/>
            <w:webHidden/>
          </w:rPr>
          <w:fldChar w:fldCharType="end"/>
        </w:r>
      </w:hyperlink>
    </w:p>
    <w:p w14:paraId="4BEBE6D8" w14:textId="294A002E"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09" w:history="1">
        <w:r w:rsidRPr="00873A19">
          <w:rPr>
            <w:rStyle w:val="Hyperlink"/>
            <w:noProof/>
          </w:rPr>
          <w:t>1.2 Organization</w:t>
        </w:r>
        <w:r>
          <w:rPr>
            <w:noProof/>
            <w:webHidden/>
          </w:rPr>
          <w:tab/>
        </w:r>
        <w:r>
          <w:rPr>
            <w:noProof/>
            <w:webHidden/>
          </w:rPr>
          <w:fldChar w:fldCharType="begin"/>
        </w:r>
        <w:r>
          <w:rPr>
            <w:noProof/>
            <w:webHidden/>
          </w:rPr>
          <w:instrText xml:space="preserve"> PAGEREF _Toc184605909 \h </w:instrText>
        </w:r>
        <w:r>
          <w:rPr>
            <w:noProof/>
            <w:webHidden/>
          </w:rPr>
        </w:r>
        <w:r>
          <w:rPr>
            <w:noProof/>
            <w:webHidden/>
          </w:rPr>
          <w:fldChar w:fldCharType="separate"/>
        </w:r>
        <w:r w:rsidR="00657F65">
          <w:rPr>
            <w:noProof/>
            <w:webHidden/>
          </w:rPr>
          <w:t>2</w:t>
        </w:r>
        <w:r>
          <w:rPr>
            <w:noProof/>
            <w:webHidden/>
          </w:rPr>
          <w:fldChar w:fldCharType="end"/>
        </w:r>
      </w:hyperlink>
    </w:p>
    <w:p w14:paraId="3403D226" w14:textId="69B37A63"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10" w:history="1">
        <w:r w:rsidRPr="00873A19">
          <w:rPr>
            <w:rStyle w:val="Hyperlink"/>
            <w:noProof/>
          </w:rPr>
          <w:t>1.3 Contribution</w:t>
        </w:r>
        <w:r>
          <w:rPr>
            <w:noProof/>
            <w:webHidden/>
          </w:rPr>
          <w:tab/>
        </w:r>
        <w:r>
          <w:rPr>
            <w:noProof/>
            <w:webHidden/>
          </w:rPr>
          <w:fldChar w:fldCharType="begin"/>
        </w:r>
        <w:r>
          <w:rPr>
            <w:noProof/>
            <w:webHidden/>
          </w:rPr>
          <w:instrText xml:space="preserve"> PAGEREF _Toc184605910 \h </w:instrText>
        </w:r>
        <w:r>
          <w:rPr>
            <w:noProof/>
            <w:webHidden/>
          </w:rPr>
        </w:r>
        <w:r>
          <w:rPr>
            <w:noProof/>
            <w:webHidden/>
          </w:rPr>
          <w:fldChar w:fldCharType="separate"/>
        </w:r>
        <w:r w:rsidR="00657F65">
          <w:rPr>
            <w:noProof/>
            <w:webHidden/>
          </w:rPr>
          <w:t>3</w:t>
        </w:r>
        <w:r>
          <w:rPr>
            <w:noProof/>
            <w:webHidden/>
          </w:rPr>
          <w:fldChar w:fldCharType="end"/>
        </w:r>
      </w:hyperlink>
    </w:p>
    <w:p w14:paraId="11A1C1F1" w14:textId="19D9F7D7" w:rsidR="004170B4" w:rsidRDefault="004170B4">
      <w:pPr>
        <w:pStyle w:val="TOC1"/>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11" w:history="1">
        <w:r w:rsidRPr="00873A19">
          <w:rPr>
            <w:rStyle w:val="Hyperlink"/>
            <w:noProof/>
          </w:rPr>
          <w:t>Data Organization</w:t>
        </w:r>
        <w:r>
          <w:rPr>
            <w:noProof/>
            <w:webHidden/>
          </w:rPr>
          <w:tab/>
        </w:r>
        <w:r>
          <w:rPr>
            <w:noProof/>
            <w:webHidden/>
          </w:rPr>
          <w:fldChar w:fldCharType="begin"/>
        </w:r>
        <w:r>
          <w:rPr>
            <w:noProof/>
            <w:webHidden/>
          </w:rPr>
          <w:instrText xml:space="preserve"> PAGEREF _Toc184605911 \h </w:instrText>
        </w:r>
        <w:r>
          <w:rPr>
            <w:noProof/>
            <w:webHidden/>
          </w:rPr>
        </w:r>
        <w:r>
          <w:rPr>
            <w:noProof/>
            <w:webHidden/>
          </w:rPr>
          <w:fldChar w:fldCharType="separate"/>
        </w:r>
        <w:r w:rsidR="00657F65">
          <w:rPr>
            <w:noProof/>
            <w:webHidden/>
          </w:rPr>
          <w:t>4</w:t>
        </w:r>
        <w:r>
          <w:rPr>
            <w:noProof/>
            <w:webHidden/>
          </w:rPr>
          <w:fldChar w:fldCharType="end"/>
        </w:r>
      </w:hyperlink>
    </w:p>
    <w:p w14:paraId="0599EEA1" w14:textId="282D38C6"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12" w:history="1">
        <w:r w:rsidRPr="00873A19">
          <w:rPr>
            <w:rStyle w:val="Hyperlink"/>
            <w:noProof/>
          </w:rPr>
          <w:t>2.1 Data Description</w:t>
        </w:r>
        <w:r>
          <w:rPr>
            <w:noProof/>
            <w:webHidden/>
          </w:rPr>
          <w:tab/>
        </w:r>
        <w:r>
          <w:rPr>
            <w:noProof/>
            <w:webHidden/>
          </w:rPr>
          <w:fldChar w:fldCharType="begin"/>
        </w:r>
        <w:r>
          <w:rPr>
            <w:noProof/>
            <w:webHidden/>
          </w:rPr>
          <w:instrText xml:space="preserve"> PAGEREF _Toc184605912 \h </w:instrText>
        </w:r>
        <w:r>
          <w:rPr>
            <w:noProof/>
            <w:webHidden/>
          </w:rPr>
        </w:r>
        <w:r>
          <w:rPr>
            <w:noProof/>
            <w:webHidden/>
          </w:rPr>
          <w:fldChar w:fldCharType="separate"/>
        </w:r>
        <w:r w:rsidR="00657F65">
          <w:rPr>
            <w:noProof/>
            <w:webHidden/>
          </w:rPr>
          <w:t>4</w:t>
        </w:r>
        <w:r>
          <w:rPr>
            <w:noProof/>
            <w:webHidden/>
          </w:rPr>
          <w:fldChar w:fldCharType="end"/>
        </w:r>
      </w:hyperlink>
    </w:p>
    <w:p w14:paraId="7D64532D" w14:textId="7C8A5EE3"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13" w:history="1">
        <w:r w:rsidRPr="00873A19">
          <w:rPr>
            <w:rStyle w:val="Hyperlink"/>
            <w:noProof/>
          </w:rPr>
          <w:t>2.2 Technical Description</w:t>
        </w:r>
        <w:r>
          <w:rPr>
            <w:noProof/>
            <w:webHidden/>
          </w:rPr>
          <w:tab/>
        </w:r>
        <w:r>
          <w:rPr>
            <w:noProof/>
            <w:webHidden/>
          </w:rPr>
          <w:fldChar w:fldCharType="begin"/>
        </w:r>
        <w:r>
          <w:rPr>
            <w:noProof/>
            <w:webHidden/>
          </w:rPr>
          <w:instrText xml:space="preserve"> PAGEREF _Toc184605913 \h </w:instrText>
        </w:r>
        <w:r>
          <w:rPr>
            <w:noProof/>
            <w:webHidden/>
          </w:rPr>
        </w:r>
        <w:r>
          <w:rPr>
            <w:noProof/>
            <w:webHidden/>
          </w:rPr>
          <w:fldChar w:fldCharType="separate"/>
        </w:r>
        <w:r w:rsidR="00657F65">
          <w:rPr>
            <w:noProof/>
            <w:webHidden/>
          </w:rPr>
          <w:t>10</w:t>
        </w:r>
        <w:r>
          <w:rPr>
            <w:noProof/>
            <w:webHidden/>
          </w:rPr>
          <w:fldChar w:fldCharType="end"/>
        </w:r>
      </w:hyperlink>
    </w:p>
    <w:p w14:paraId="0CD7EA80" w14:textId="04AF3865"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14" w:history="1">
        <w:r w:rsidRPr="00873A19">
          <w:rPr>
            <w:rStyle w:val="Hyperlink"/>
            <w:noProof/>
          </w:rPr>
          <w:t>2.3 Workflow Diagram:</w:t>
        </w:r>
        <w:r>
          <w:rPr>
            <w:noProof/>
            <w:webHidden/>
          </w:rPr>
          <w:tab/>
        </w:r>
        <w:r>
          <w:rPr>
            <w:noProof/>
            <w:webHidden/>
          </w:rPr>
          <w:fldChar w:fldCharType="begin"/>
        </w:r>
        <w:r>
          <w:rPr>
            <w:noProof/>
            <w:webHidden/>
          </w:rPr>
          <w:instrText xml:space="preserve"> PAGEREF _Toc184605914 \h </w:instrText>
        </w:r>
        <w:r>
          <w:rPr>
            <w:noProof/>
            <w:webHidden/>
          </w:rPr>
        </w:r>
        <w:r>
          <w:rPr>
            <w:noProof/>
            <w:webHidden/>
          </w:rPr>
          <w:fldChar w:fldCharType="separate"/>
        </w:r>
        <w:r w:rsidR="00657F65">
          <w:rPr>
            <w:noProof/>
            <w:webHidden/>
          </w:rPr>
          <w:t>14</w:t>
        </w:r>
        <w:r>
          <w:rPr>
            <w:noProof/>
            <w:webHidden/>
          </w:rPr>
          <w:fldChar w:fldCharType="end"/>
        </w:r>
      </w:hyperlink>
    </w:p>
    <w:p w14:paraId="524BDB6F" w14:textId="6A1AFF8E" w:rsidR="004170B4" w:rsidRDefault="004170B4">
      <w:pPr>
        <w:pStyle w:val="TOC1"/>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15" w:history="1">
        <w:r w:rsidRPr="00873A19">
          <w:rPr>
            <w:rStyle w:val="Hyperlink"/>
            <w:noProof/>
          </w:rPr>
          <w:t>Data Analysis</w:t>
        </w:r>
        <w:r>
          <w:rPr>
            <w:noProof/>
            <w:webHidden/>
          </w:rPr>
          <w:tab/>
        </w:r>
        <w:r>
          <w:rPr>
            <w:noProof/>
            <w:webHidden/>
          </w:rPr>
          <w:fldChar w:fldCharType="begin"/>
        </w:r>
        <w:r>
          <w:rPr>
            <w:noProof/>
            <w:webHidden/>
          </w:rPr>
          <w:instrText xml:space="preserve"> PAGEREF _Toc184605915 \h </w:instrText>
        </w:r>
        <w:r>
          <w:rPr>
            <w:noProof/>
            <w:webHidden/>
          </w:rPr>
        </w:r>
        <w:r>
          <w:rPr>
            <w:noProof/>
            <w:webHidden/>
          </w:rPr>
          <w:fldChar w:fldCharType="separate"/>
        </w:r>
        <w:r w:rsidR="00657F65">
          <w:rPr>
            <w:noProof/>
            <w:webHidden/>
          </w:rPr>
          <w:t>15</w:t>
        </w:r>
        <w:r>
          <w:rPr>
            <w:noProof/>
            <w:webHidden/>
          </w:rPr>
          <w:fldChar w:fldCharType="end"/>
        </w:r>
      </w:hyperlink>
    </w:p>
    <w:p w14:paraId="432E0E3C" w14:textId="096212CB"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16" w:history="1">
        <w:r w:rsidRPr="00873A19">
          <w:rPr>
            <w:rStyle w:val="Hyperlink"/>
            <w:noProof/>
          </w:rPr>
          <w:t>3.1 Correlation Between Confidence and Skill</w:t>
        </w:r>
        <w:r>
          <w:rPr>
            <w:noProof/>
            <w:webHidden/>
          </w:rPr>
          <w:tab/>
        </w:r>
        <w:r>
          <w:rPr>
            <w:noProof/>
            <w:webHidden/>
          </w:rPr>
          <w:fldChar w:fldCharType="begin"/>
        </w:r>
        <w:r>
          <w:rPr>
            <w:noProof/>
            <w:webHidden/>
          </w:rPr>
          <w:instrText xml:space="preserve"> PAGEREF _Toc184605916 \h </w:instrText>
        </w:r>
        <w:r>
          <w:rPr>
            <w:noProof/>
            <w:webHidden/>
          </w:rPr>
        </w:r>
        <w:r>
          <w:rPr>
            <w:noProof/>
            <w:webHidden/>
          </w:rPr>
          <w:fldChar w:fldCharType="separate"/>
        </w:r>
        <w:r w:rsidR="00657F65">
          <w:rPr>
            <w:noProof/>
            <w:webHidden/>
          </w:rPr>
          <w:t>15</w:t>
        </w:r>
        <w:r>
          <w:rPr>
            <w:noProof/>
            <w:webHidden/>
          </w:rPr>
          <w:fldChar w:fldCharType="end"/>
        </w:r>
      </w:hyperlink>
    </w:p>
    <w:p w14:paraId="58E4F6A0" w14:textId="15BD4933"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17" w:history="1">
        <w:r w:rsidRPr="00873A19">
          <w:rPr>
            <w:rStyle w:val="Hyperlink"/>
            <w:noProof/>
          </w:rPr>
          <w:t>3.2 Correlation Between Gender and Post-Degree Choices.</w:t>
        </w:r>
        <w:r>
          <w:rPr>
            <w:noProof/>
            <w:webHidden/>
          </w:rPr>
          <w:tab/>
        </w:r>
        <w:r>
          <w:rPr>
            <w:noProof/>
            <w:webHidden/>
          </w:rPr>
          <w:fldChar w:fldCharType="begin"/>
        </w:r>
        <w:r>
          <w:rPr>
            <w:noProof/>
            <w:webHidden/>
          </w:rPr>
          <w:instrText xml:space="preserve"> PAGEREF _Toc184605917 \h </w:instrText>
        </w:r>
        <w:r>
          <w:rPr>
            <w:noProof/>
            <w:webHidden/>
          </w:rPr>
        </w:r>
        <w:r>
          <w:rPr>
            <w:noProof/>
            <w:webHidden/>
          </w:rPr>
          <w:fldChar w:fldCharType="separate"/>
        </w:r>
        <w:r w:rsidR="00657F65">
          <w:rPr>
            <w:noProof/>
            <w:webHidden/>
          </w:rPr>
          <w:t>25</w:t>
        </w:r>
        <w:r>
          <w:rPr>
            <w:noProof/>
            <w:webHidden/>
          </w:rPr>
          <w:fldChar w:fldCharType="end"/>
        </w:r>
      </w:hyperlink>
    </w:p>
    <w:p w14:paraId="62D6485E" w14:textId="3D71A7A2"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18" w:history="1">
        <w:r w:rsidRPr="00873A19">
          <w:rPr>
            <w:rStyle w:val="Hyperlink"/>
            <w:noProof/>
          </w:rPr>
          <w:t>3.3 Correlation Between Gender and External Influence</w:t>
        </w:r>
        <w:r>
          <w:rPr>
            <w:noProof/>
            <w:webHidden/>
          </w:rPr>
          <w:tab/>
        </w:r>
        <w:r>
          <w:rPr>
            <w:noProof/>
            <w:webHidden/>
          </w:rPr>
          <w:fldChar w:fldCharType="begin"/>
        </w:r>
        <w:r>
          <w:rPr>
            <w:noProof/>
            <w:webHidden/>
          </w:rPr>
          <w:instrText xml:space="preserve"> PAGEREF _Toc184605918 \h </w:instrText>
        </w:r>
        <w:r>
          <w:rPr>
            <w:noProof/>
            <w:webHidden/>
          </w:rPr>
        </w:r>
        <w:r>
          <w:rPr>
            <w:noProof/>
            <w:webHidden/>
          </w:rPr>
          <w:fldChar w:fldCharType="separate"/>
        </w:r>
        <w:r w:rsidR="00657F65">
          <w:rPr>
            <w:noProof/>
            <w:webHidden/>
          </w:rPr>
          <w:t>30</w:t>
        </w:r>
        <w:r>
          <w:rPr>
            <w:noProof/>
            <w:webHidden/>
          </w:rPr>
          <w:fldChar w:fldCharType="end"/>
        </w:r>
      </w:hyperlink>
    </w:p>
    <w:p w14:paraId="51A31BBC" w14:textId="36DA5A48"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19" w:history="1">
        <w:r w:rsidRPr="00873A19">
          <w:rPr>
            <w:rStyle w:val="Hyperlink"/>
            <w:noProof/>
          </w:rPr>
          <w:t>3.4 Correlation Between Confidence and Personal Interest</w:t>
        </w:r>
        <w:r>
          <w:rPr>
            <w:noProof/>
            <w:webHidden/>
          </w:rPr>
          <w:tab/>
        </w:r>
        <w:r>
          <w:rPr>
            <w:noProof/>
            <w:webHidden/>
          </w:rPr>
          <w:fldChar w:fldCharType="begin"/>
        </w:r>
        <w:r>
          <w:rPr>
            <w:noProof/>
            <w:webHidden/>
          </w:rPr>
          <w:instrText xml:space="preserve"> PAGEREF _Toc184605919 \h </w:instrText>
        </w:r>
        <w:r>
          <w:rPr>
            <w:noProof/>
            <w:webHidden/>
          </w:rPr>
        </w:r>
        <w:r>
          <w:rPr>
            <w:noProof/>
            <w:webHidden/>
          </w:rPr>
          <w:fldChar w:fldCharType="separate"/>
        </w:r>
        <w:r w:rsidR="00657F65">
          <w:rPr>
            <w:noProof/>
            <w:webHidden/>
          </w:rPr>
          <w:t>34</w:t>
        </w:r>
        <w:r>
          <w:rPr>
            <w:noProof/>
            <w:webHidden/>
          </w:rPr>
          <w:fldChar w:fldCharType="end"/>
        </w:r>
      </w:hyperlink>
    </w:p>
    <w:p w14:paraId="796BD01D" w14:textId="5CECF6B3"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20" w:history="1">
        <w:r w:rsidRPr="00873A19">
          <w:rPr>
            <w:rStyle w:val="Hyperlink"/>
            <w:noProof/>
          </w:rPr>
          <w:t>3.5 Charts used:</w:t>
        </w:r>
        <w:r>
          <w:rPr>
            <w:noProof/>
            <w:webHidden/>
          </w:rPr>
          <w:tab/>
        </w:r>
        <w:r>
          <w:rPr>
            <w:noProof/>
            <w:webHidden/>
          </w:rPr>
          <w:fldChar w:fldCharType="begin"/>
        </w:r>
        <w:r>
          <w:rPr>
            <w:noProof/>
            <w:webHidden/>
          </w:rPr>
          <w:instrText xml:space="preserve"> PAGEREF _Toc184605920 \h </w:instrText>
        </w:r>
        <w:r>
          <w:rPr>
            <w:noProof/>
            <w:webHidden/>
          </w:rPr>
        </w:r>
        <w:r>
          <w:rPr>
            <w:noProof/>
            <w:webHidden/>
          </w:rPr>
          <w:fldChar w:fldCharType="separate"/>
        </w:r>
        <w:r w:rsidR="00657F65">
          <w:rPr>
            <w:noProof/>
            <w:webHidden/>
          </w:rPr>
          <w:t>44</w:t>
        </w:r>
        <w:r>
          <w:rPr>
            <w:noProof/>
            <w:webHidden/>
          </w:rPr>
          <w:fldChar w:fldCharType="end"/>
        </w:r>
      </w:hyperlink>
    </w:p>
    <w:p w14:paraId="381BDA0D" w14:textId="51CA0A48" w:rsidR="004170B4" w:rsidRDefault="004170B4">
      <w:pPr>
        <w:pStyle w:val="TOC1"/>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21" w:history="1">
        <w:r w:rsidRPr="00873A19">
          <w:rPr>
            <w:rStyle w:val="Hyperlink"/>
            <w:noProof/>
          </w:rPr>
          <w:t>Inferences &amp; Key Insights</w:t>
        </w:r>
        <w:r>
          <w:rPr>
            <w:noProof/>
            <w:webHidden/>
          </w:rPr>
          <w:tab/>
        </w:r>
        <w:r>
          <w:rPr>
            <w:noProof/>
            <w:webHidden/>
          </w:rPr>
          <w:fldChar w:fldCharType="begin"/>
        </w:r>
        <w:r>
          <w:rPr>
            <w:noProof/>
            <w:webHidden/>
          </w:rPr>
          <w:instrText xml:space="preserve"> PAGEREF _Toc184605921 \h </w:instrText>
        </w:r>
        <w:r>
          <w:rPr>
            <w:noProof/>
            <w:webHidden/>
          </w:rPr>
        </w:r>
        <w:r>
          <w:rPr>
            <w:noProof/>
            <w:webHidden/>
          </w:rPr>
          <w:fldChar w:fldCharType="separate"/>
        </w:r>
        <w:r w:rsidR="00657F65">
          <w:rPr>
            <w:noProof/>
            <w:webHidden/>
          </w:rPr>
          <w:t>48</w:t>
        </w:r>
        <w:r>
          <w:rPr>
            <w:noProof/>
            <w:webHidden/>
          </w:rPr>
          <w:fldChar w:fldCharType="end"/>
        </w:r>
      </w:hyperlink>
    </w:p>
    <w:p w14:paraId="1F8905C2" w14:textId="4A896A1F"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22" w:history="1">
        <w:r w:rsidRPr="00873A19">
          <w:rPr>
            <w:rStyle w:val="Hyperlink"/>
            <w:noProof/>
          </w:rPr>
          <w:t>4.1 Correlation Between Confidence and Skill</w:t>
        </w:r>
        <w:r>
          <w:rPr>
            <w:noProof/>
            <w:webHidden/>
          </w:rPr>
          <w:tab/>
        </w:r>
        <w:r>
          <w:rPr>
            <w:noProof/>
            <w:webHidden/>
          </w:rPr>
          <w:fldChar w:fldCharType="begin"/>
        </w:r>
        <w:r>
          <w:rPr>
            <w:noProof/>
            <w:webHidden/>
          </w:rPr>
          <w:instrText xml:space="preserve"> PAGEREF _Toc184605922 \h </w:instrText>
        </w:r>
        <w:r>
          <w:rPr>
            <w:noProof/>
            <w:webHidden/>
          </w:rPr>
        </w:r>
        <w:r>
          <w:rPr>
            <w:noProof/>
            <w:webHidden/>
          </w:rPr>
          <w:fldChar w:fldCharType="separate"/>
        </w:r>
        <w:r w:rsidR="00657F65">
          <w:rPr>
            <w:noProof/>
            <w:webHidden/>
          </w:rPr>
          <w:t>48</w:t>
        </w:r>
        <w:r>
          <w:rPr>
            <w:noProof/>
            <w:webHidden/>
          </w:rPr>
          <w:fldChar w:fldCharType="end"/>
        </w:r>
      </w:hyperlink>
    </w:p>
    <w:p w14:paraId="66AE9F91" w14:textId="18271739"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23" w:history="1">
        <w:r w:rsidRPr="00873A19">
          <w:rPr>
            <w:rStyle w:val="Hyperlink"/>
            <w:noProof/>
          </w:rPr>
          <w:t>4.2 Correlation Between Gender and Post-Degree Choices</w:t>
        </w:r>
        <w:r>
          <w:rPr>
            <w:noProof/>
            <w:webHidden/>
          </w:rPr>
          <w:tab/>
        </w:r>
        <w:r>
          <w:rPr>
            <w:noProof/>
            <w:webHidden/>
          </w:rPr>
          <w:fldChar w:fldCharType="begin"/>
        </w:r>
        <w:r>
          <w:rPr>
            <w:noProof/>
            <w:webHidden/>
          </w:rPr>
          <w:instrText xml:space="preserve"> PAGEREF _Toc184605923 \h </w:instrText>
        </w:r>
        <w:r>
          <w:rPr>
            <w:noProof/>
            <w:webHidden/>
          </w:rPr>
        </w:r>
        <w:r>
          <w:rPr>
            <w:noProof/>
            <w:webHidden/>
          </w:rPr>
          <w:fldChar w:fldCharType="separate"/>
        </w:r>
        <w:r w:rsidR="00657F65">
          <w:rPr>
            <w:noProof/>
            <w:webHidden/>
          </w:rPr>
          <w:t>52</w:t>
        </w:r>
        <w:r>
          <w:rPr>
            <w:noProof/>
            <w:webHidden/>
          </w:rPr>
          <w:fldChar w:fldCharType="end"/>
        </w:r>
      </w:hyperlink>
    </w:p>
    <w:p w14:paraId="542C7170" w14:textId="17ED0C3F"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24" w:history="1">
        <w:r w:rsidRPr="00873A19">
          <w:rPr>
            <w:rStyle w:val="Hyperlink"/>
            <w:noProof/>
          </w:rPr>
          <w:t>4.3 Correlation Between Gender and External Influence</w:t>
        </w:r>
        <w:r>
          <w:rPr>
            <w:noProof/>
            <w:webHidden/>
          </w:rPr>
          <w:tab/>
        </w:r>
        <w:r>
          <w:rPr>
            <w:noProof/>
            <w:webHidden/>
          </w:rPr>
          <w:fldChar w:fldCharType="begin"/>
        </w:r>
        <w:r>
          <w:rPr>
            <w:noProof/>
            <w:webHidden/>
          </w:rPr>
          <w:instrText xml:space="preserve"> PAGEREF _Toc184605924 \h </w:instrText>
        </w:r>
        <w:r>
          <w:rPr>
            <w:noProof/>
            <w:webHidden/>
          </w:rPr>
        </w:r>
        <w:r>
          <w:rPr>
            <w:noProof/>
            <w:webHidden/>
          </w:rPr>
          <w:fldChar w:fldCharType="separate"/>
        </w:r>
        <w:r w:rsidR="00657F65">
          <w:rPr>
            <w:noProof/>
            <w:webHidden/>
          </w:rPr>
          <w:t>55</w:t>
        </w:r>
        <w:r>
          <w:rPr>
            <w:noProof/>
            <w:webHidden/>
          </w:rPr>
          <w:fldChar w:fldCharType="end"/>
        </w:r>
      </w:hyperlink>
    </w:p>
    <w:p w14:paraId="4808C7E1" w14:textId="7986CC51" w:rsidR="004170B4" w:rsidRDefault="004170B4">
      <w:pPr>
        <w:pStyle w:val="TOC2"/>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25" w:history="1">
        <w:r w:rsidRPr="00873A19">
          <w:rPr>
            <w:rStyle w:val="Hyperlink"/>
            <w:noProof/>
          </w:rPr>
          <w:t>4.4 Correlation Between Confidence and Personal Interest</w:t>
        </w:r>
        <w:r>
          <w:rPr>
            <w:noProof/>
            <w:webHidden/>
          </w:rPr>
          <w:tab/>
        </w:r>
        <w:r>
          <w:rPr>
            <w:noProof/>
            <w:webHidden/>
          </w:rPr>
          <w:fldChar w:fldCharType="begin"/>
        </w:r>
        <w:r>
          <w:rPr>
            <w:noProof/>
            <w:webHidden/>
          </w:rPr>
          <w:instrText xml:space="preserve"> PAGEREF _Toc184605925 \h </w:instrText>
        </w:r>
        <w:r>
          <w:rPr>
            <w:noProof/>
            <w:webHidden/>
          </w:rPr>
        </w:r>
        <w:r>
          <w:rPr>
            <w:noProof/>
            <w:webHidden/>
          </w:rPr>
          <w:fldChar w:fldCharType="separate"/>
        </w:r>
        <w:r w:rsidR="00657F65">
          <w:rPr>
            <w:noProof/>
            <w:webHidden/>
          </w:rPr>
          <w:t>57</w:t>
        </w:r>
        <w:r>
          <w:rPr>
            <w:noProof/>
            <w:webHidden/>
          </w:rPr>
          <w:fldChar w:fldCharType="end"/>
        </w:r>
      </w:hyperlink>
    </w:p>
    <w:p w14:paraId="486105C9" w14:textId="77777777" w:rsidR="00B368C2" w:rsidRDefault="00B368C2">
      <w:pPr>
        <w:pStyle w:val="TOC1"/>
        <w:tabs>
          <w:tab w:val="right" w:leader="dot" w:pos="10790"/>
        </w:tabs>
        <w:rPr>
          <w:rStyle w:val="Hyperlink"/>
          <w:noProof/>
        </w:rPr>
        <w:sectPr w:rsidR="00B368C2" w:rsidSect="00633537">
          <w:headerReference w:type="default" r:id="rId13"/>
          <w:pgSz w:w="12240" w:h="15840"/>
          <w:pgMar w:top="720" w:right="720" w:bottom="720" w:left="720" w:header="720" w:footer="720" w:gutter="0"/>
          <w:pgNumType w:chapStyle="9"/>
          <w:cols w:space="720"/>
          <w:docGrid w:linePitch="381"/>
        </w:sectPr>
      </w:pPr>
    </w:p>
    <w:p w14:paraId="13E8D5B0" w14:textId="5201D433" w:rsidR="004170B4" w:rsidRDefault="004170B4">
      <w:pPr>
        <w:pStyle w:val="TOC1"/>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26" w:history="1">
        <w:r w:rsidRPr="00873A19">
          <w:rPr>
            <w:rStyle w:val="Hyperlink"/>
            <w:noProof/>
          </w:rPr>
          <w:t>Conclusion</w:t>
        </w:r>
        <w:r>
          <w:rPr>
            <w:noProof/>
            <w:webHidden/>
          </w:rPr>
          <w:tab/>
        </w:r>
        <w:r>
          <w:rPr>
            <w:noProof/>
            <w:webHidden/>
          </w:rPr>
          <w:fldChar w:fldCharType="begin"/>
        </w:r>
        <w:r>
          <w:rPr>
            <w:noProof/>
            <w:webHidden/>
          </w:rPr>
          <w:instrText xml:space="preserve"> PAGEREF _Toc184605926 \h </w:instrText>
        </w:r>
        <w:r>
          <w:rPr>
            <w:noProof/>
            <w:webHidden/>
          </w:rPr>
        </w:r>
        <w:r>
          <w:rPr>
            <w:noProof/>
            <w:webHidden/>
          </w:rPr>
          <w:fldChar w:fldCharType="separate"/>
        </w:r>
        <w:r w:rsidR="00657F65">
          <w:rPr>
            <w:noProof/>
            <w:webHidden/>
          </w:rPr>
          <w:t>60</w:t>
        </w:r>
        <w:r>
          <w:rPr>
            <w:noProof/>
            <w:webHidden/>
          </w:rPr>
          <w:fldChar w:fldCharType="end"/>
        </w:r>
      </w:hyperlink>
    </w:p>
    <w:p w14:paraId="665A7755" w14:textId="66FD2D41" w:rsidR="004170B4" w:rsidRDefault="004170B4">
      <w:pPr>
        <w:pStyle w:val="TOC1"/>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5927" w:history="1">
        <w:r w:rsidRPr="00873A19">
          <w:rPr>
            <w:rStyle w:val="Hyperlink"/>
            <w:noProof/>
          </w:rPr>
          <w:t>References</w:t>
        </w:r>
        <w:r>
          <w:rPr>
            <w:noProof/>
            <w:webHidden/>
          </w:rPr>
          <w:tab/>
        </w:r>
        <w:r>
          <w:rPr>
            <w:noProof/>
            <w:webHidden/>
          </w:rPr>
          <w:fldChar w:fldCharType="begin"/>
        </w:r>
        <w:r>
          <w:rPr>
            <w:noProof/>
            <w:webHidden/>
          </w:rPr>
          <w:instrText xml:space="preserve"> PAGEREF _Toc184605927 \h </w:instrText>
        </w:r>
        <w:r>
          <w:rPr>
            <w:noProof/>
            <w:webHidden/>
          </w:rPr>
        </w:r>
        <w:r>
          <w:rPr>
            <w:noProof/>
            <w:webHidden/>
          </w:rPr>
          <w:fldChar w:fldCharType="separate"/>
        </w:r>
        <w:r w:rsidR="00657F65">
          <w:rPr>
            <w:noProof/>
            <w:webHidden/>
          </w:rPr>
          <w:t>61</w:t>
        </w:r>
        <w:r>
          <w:rPr>
            <w:noProof/>
            <w:webHidden/>
          </w:rPr>
          <w:fldChar w:fldCharType="end"/>
        </w:r>
      </w:hyperlink>
    </w:p>
    <w:p w14:paraId="60EFC498" w14:textId="6BD82991" w:rsidR="00E90F47" w:rsidRPr="00534078" w:rsidRDefault="684ABA84" w:rsidP="00633537">
      <w:pPr>
        <w:pStyle w:val="TOC1"/>
        <w:tabs>
          <w:tab w:val="right" w:leader="dot" w:pos="10800"/>
        </w:tabs>
        <w:jc w:val="both"/>
      </w:pPr>
      <w:r w:rsidRPr="00534078">
        <w:fldChar w:fldCharType="end"/>
      </w:r>
    </w:p>
    <w:p w14:paraId="1FFA8E2C" w14:textId="77777777" w:rsidR="00E90F47" w:rsidRPr="00534078" w:rsidRDefault="00E90F47" w:rsidP="00714C2A"/>
    <w:p w14:paraId="1C3BFEF9" w14:textId="44B150D4" w:rsidR="007B5D14" w:rsidRDefault="007B5D14" w:rsidP="00714C2A">
      <w:pPr>
        <w:sectPr w:rsidR="007B5D14" w:rsidSect="00B368C2">
          <w:headerReference w:type="default" r:id="rId14"/>
          <w:type w:val="continuous"/>
          <w:pgSz w:w="12240" w:h="15840"/>
          <w:pgMar w:top="720" w:right="720" w:bottom="720" w:left="720" w:header="720" w:footer="720" w:gutter="0"/>
          <w:pgNumType w:chapStyle="9"/>
          <w:cols w:space="720"/>
          <w:docGrid w:linePitch="381"/>
        </w:sectPr>
      </w:pPr>
    </w:p>
    <w:p w14:paraId="41855C71" w14:textId="68FBA4F2" w:rsidR="004C7D04" w:rsidRDefault="004C7D04" w:rsidP="008E337A">
      <w:pPr>
        <w:pStyle w:val="Title"/>
        <w:jc w:val="left"/>
      </w:pPr>
      <w:r w:rsidRPr="00534078">
        <w:lastRenderedPageBreak/>
        <w:t>List of Figures</w:t>
      </w:r>
    </w:p>
    <w:p w14:paraId="4F1A7889" w14:textId="77777777" w:rsidR="00364F59" w:rsidRPr="00364F59" w:rsidRDefault="00364F59" w:rsidP="00364F59"/>
    <w:p w14:paraId="41FDBCD2" w14:textId="136047E5" w:rsidR="00801865" w:rsidRDefault="00364F59">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r>
        <w:fldChar w:fldCharType="begin"/>
      </w:r>
      <w:r>
        <w:instrText xml:space="preserve"> TOC \h \z \c "Figure" </w:instrText>
      </w:r>
      <w:r>
        <w:fldChar w:fldCharType="separate"/>
      </w:r>
      <w:hyperlink w:anchor="_Toc184603683" w:history="1">
        <w:r w:rsidR="00801865" w:rsidRPr="00531D7C">
          <w:rPr>
            <w:rStyle w:val="Hyperlink"/>
            <w:noProof/>
          </w:rPr>
          <w:t>Figure 1: Project Workflow Diagram</w:t>
        </w:r>
        <w:r w:rsidR="00801865">
          <w:rPr>
            <w:noProof/>
            <w:webHidden/>
          </w:rPr>
          <w:tab/>
        </w:r>
        <w:r w:rsidR="00801865">
          <w:rPr>
            <w:noProof/>
            <w:webHidden/>
          </w:rPr>
          <w:fldChar w:fldCharType="begin"/>
        </w:r>
        <w:r w:rsidR="00801865">
          <w:rPr>
            <w:noProof/>
            <w:webHidden/>
          </w:rPr>
          <w:instrText xml:space="preserve"> PAGEREF _Toc184603683 \h </w:instrText>
        </w:r>
        <w:r w:rsidR="00801865">
          <w:rPr>
            <w:noProof/>
            <w:webHidden/>
          </w:rPr>
        </w:r>
        <w:r w:rsidR="00801865">
          <w:rPr>
            <w:noProof/>
            <w:webHidden/>
          </w:rPr>
          <w:fldChar w:fldCharType="separate"/>
        </w:r>
        <w:r w:rsidR="00657F65">
          <w:rPr>
            <w:noProof/>
            <w:webHidden/>
          </w:rPr>
          <w:t>14</w:t>
        </w:r>
        <w:r w:rsidR="00801865">
          <w:rPr>
            <w:noProof/>
            <w:webHidden/>
          </w:rPr>
          <w:fldChar w:fldCharType="end"/>
        </w:r>
      </w:hyperlink>
    </w:p>
    <w:p w14:paraId="3E419E6E" w14:textId="3931CC2A"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84" w:history="1">
        <w:r w:rsidRPr="00531D7C">
          <w:rPr>
            <w:rStyle w:val="Hyperlink"/>
            <w:noProof/>
          </w:rPr>
          <w:t>Figure 2: Line Chart - Confidence and Skill</w:t>
        </w:r>
        <w:r>
          <w:rPr>
            <w:noProof/>
            <w:webHidden/>
          </w:rPr>
          <w:tab/>
        </w:r>
        <w:r>
          <w:rPr>
            <w:noProof/>
            <w:webHidden/>
          </w:rPr>
          <w:fldChar w:fldCharType="begin"/>
        </w:r>
        <w:r>
          <w:rPr>
            <w:noProof/>
            <w:webHidden/>
          </w:rPr>
          <w:instrText xml:space="preserve"> PAGEREF _Toc184603684 \h </w:instrText>
        </w:r>
        <w:r>
          <w:rPr>
            <w:noProof/>
            <w:webHidden/>
          </w:rPr>
        </w:r>
        <w:r>
          <w:rPr>
            <w:noProof/>
            <w:webHidden/>
          </w:rPr>
          <w:fldChar w:fldCharType="separate"/>
        </w:r>
        <w:r w:rsidR="00657F65">
          <w:rPr>
            <w:noProof/>
            <w:webHidden/>
          </w:rPr>
          <w:t>24</w:t>
        </w:r>
        <w:r>
          <w:rPr>
            <w:noProof/>
            <w:webHidden/>
          </w:rPr>
          <w:fldChar w:fldCharType="end"/>
        </w:r>
      </w:hyperlink>
    </w:p>
    <w:p w14:paraId="7667A924" w14:textId="28DEE641"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85" w:history="1">
        <w:r w:rsidRPr="00531D7C">
          <w:rPr>
            <w:rStyle w:val="Hyperlink"/>
            <w:noProof/>
          </w:rPr>
          <w:t>Figure 3: Column Chart - Gender and Field of Work</w:t>
        </w:r>
        <w:r>
          <w:rPr>
            <w:noProof/>
            <w:webHidden/>
          </w:rPr>
          <w:tab/>
        </w:r>
        <w:r>
          <w:rPr>
            <w:noProof/>
            <w:webHidden/>
          </w:rPr>
          <w:fldChar w:fldCharType="begin"/>
        </w:r>
        <w:r>
          <w:rPr>
            <w:noProof/>
            <w:webHidden/>
          </w:rPr>
          <w:instrText xml:space="preserve"> PAGEREF _Toc184603685 \h </w:instrText>
        </w:r>
        <w:r>
          <w:rPr>
            <w:noProof/>
            <w:webHidden/>
          </w:rPr>
        </w:r>
        <w:r>
          <w:rPr>
            <w:noProof/>
            <w:webHidden/>
          </w:rPr>
          <w:fldChar w:fldCharType="separate"/>
        </w:r>
        <w:r w:rsidR="00657F65">
          <w:rPr>
            <w:noProof/>
            <w:webHidden/>
          </w:rPr>
          <w:t>28</w:t>
        </w:r>
        <w:r>
          <w:rPr>
            <w:noProof/>
            <w:webHidden/>
          </w:rPr>
          <w:fldChar w:fldCharType="end"/>
        </w:r>
      </w:hyperlink>
    </w:p>
    <w:p w14:paraId="01D0B95A" w14:textId="0C2934DA"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86" w:history="1">
        <w:r w:rsidRPr="00531D7C">
          <w:rPr>
            <w:rStyle w:val="Hyperlink"/>
            <w:noProof/>
          </w:rPr>
          <w:t>Figure 4: Column Chart - Gender and Higher Education</w:t>
        </w:r>
        <w:r>
          <w:rPr>
            <w:noProof/>
            <w:webHidden/>
          </w:rPr>
          <w:tab/>
        </w:r>
        <w:r>
          <w:rPr>
            <w:noProof/>
            <w:webHidden/>
          </w:rPr>
          <w:fldChar w:fldCharType="begin"/>
        </w:r>
        <w:r>
          <w:rPr>
            <w:noProof/>
            <w:webHidden/>
          </w:rPr>
          <w:instrText xml:space="preserve"> PAGEREF _Toc184603686 \h </w:instrText>
        </w:r>
        <w:r>
          <w:rPr>
            <w:noProof/>
            <w:webHidden/>
          </w:rPr>
        </w:r>
        <w:r>
          <w:rPr>
            <w:noProof/>
            <w:webHidden/>
          </w:rPr>
          <w:fldChar w:fldCharType="separate"/>
        </w:r>
        <w:r w:rsidR="00657F65">
          <w:rPr>
            <w:noProof/>
            <w:webHidden/>
          </w:rPr>
          <w:t>29</w:t>
        </w:r>
        <w:r>
          <w:rPr>
            <w:noProof/>
            <w:webHidden/>
          </w:rPr>
          <w:fldChar w:fldCharType="end"/>
        </w:r>
      </w:hyperlink>
    </w:p>
    <w:p w14:paraId="3F635B22" w14:textId="7C19BDB8"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87" w:history="1">
        <w:r w:rsidRPr="00531D7C">
          <w:rPr>
            <w:rStyle w:val="Hyperlink"/>
            <w:noProof/>
          </w:rPr>
          <w:t>Figure 5: Stacked Bar Chart - Gender and External Influences</w:t>
        </w:r>
        <w:r>
          <w:rPr>
            <w:noProof/>
            <w:webHidden/>
          </w:rPr>
          <w:tab/>
        </w:r>
        <w:r>
          <w:rPr>
            <w:noProof/>
            <w:webHidden/>
          </w:rPr>
          <w:fldChar w:fldCharType="begin"/>
        </w:r>
        <w:r>
          <w:rPr>
            <w:noProof/>
            <w:webHidden/>
          </w:rPr>
          <w:instrText xml:space="preserve"> PAGEREF _Toc184603687 \h </w:instrText>
        </w:r>
        <w:r>
          <w:rPr>
            <w:noProof/>
            <w:webHidden/>
          </w:rPr>
        </w:r>
        <w:r>
          <w:rPr>
            <w:noProof/>
            <w:webHidden/>
          </w:rPr>
          <w:fldChar w:fldCharType="separate"/>
        </w:r>
        <w:r w:rsidR="00657F65">
          <w:rPr>
            <w:noProof/>
            <w:webHidden/>
          </w:rPr>
          <w:t>33</w:t>
        </w:r>
        <w:r>
          <w:rPr>
            <w:noProof/>
            <w:webHidden/>
          </w:rPr>
          <w:fldChar w:fldCharType="end"/>
        </w:r>
      </w:hyperlink>
    </w:p>
    <w:p w14:paraId="61ABEBFD" w14:textId="72736912"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88" w:history="1">
        <w:r w:rsidRPr="00531D7C">
          <w:rPr>
            <w:rStyle w:val="Hyperlink"/>
            <w:noProof/>
          </w:rPr>
          <w:t>Figure 6: Line Chart - Personal Interest and Confidence Levels</w:t>
        </w:r>
        <w:r>
          <w:rPr>
            <w:noProof/>
            <w:webHidden/>
          </w:rPr>
          <w:tab/>
        </w:r>
        <w:r>
          <w:rPr>
            <w:noProof/>
            <w:webHidden/>
          </w:rPr>
          <w:fldChar w:fldCharType="begin"/>
        </w:r>
        <w:r>
          <w:rPr>
            <w:noProof/>
            <w:webHidden/>
          </w:rPr>
          <w:instrText xml:space="preserve"> PAGEREF _Toc184603688 \h </w:instrText>
        </w:r>
        <w:r>
          <w:rPr>
            <w:noProof/>
            <w:webHidden/>
          </w:rPr>
        </w:r>
        <w:r>
          <w:rPr>
            <w:noProof/>
            <w:webHidden/>
          </w:rPr>
          <w:fldChar w:fldCharType="separate"/>
        </w:r>
        <w:r w:rsidR="00657F65">
          <w:rPr>
            <w:noProof/>
            <w:webHidden/>
          </w:rPr>
          <w:t>43</w:t>
        </w:r>
        <w:r>
          <w:rPr>
            <w:noProof/>
            <w:webHidden/>
          </w:rPr>
          <w:fldChar w:fldCharType="end"/>
        </w:r>
      </w:hyperlink>
    </w:p>
    <w:p w14:paraId="1B892214" w14:textId="2874CA6D"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89" w:history="1">
        <w:r w:rsidRPr="00531D7C">
          <w:rPr>
            <w:rStyle w:val="Hyperlink"/>
            <w:noProof/>
          </w:rPr>
          <w:t>Figure 7: Inference - Pie Chart - Confidence and Skill (YES)</w:t>
        </w:r>
        <w:r>
          <w:rPr>
            <w:noProof/>
            <w:webHidden/>
          </w:rPr>
          <w:tab/>
        </w:r>
        <w:r>
          <w:rPr>
            <w:noProof/>
            <w:webHidden/>
          </w:rPr>
          <w:fldChar w:fldCharType="begin"/>
        </w:r>
        <w:r>
          <w:rPr>
            <w:noProof/>
            <w:webHidden/>
          </w:rPr>
          <w:instrText xml:space="preserve"> PAGEREF _Toc184603689 \h </w:instrText>
        </w:r>
        <w:r>
          <w:rPr>
            <w:noProof/>
            <w:webHidden/>
          </w:rPr>
        </w:r>
        <w:r>
          <w:rPr>
            <w:noProof/>
            <w:webHidden/>
          </w:rPr>
          <w:fldChar w:fldCharType="separate"/>
        </w:r>
        <w:r w:rsidR="00657F65">
          <w:rPr>
            <w:noProof/>
            <w:webHidden/>
          </w:rPr>
          <w:t>48</w:t>
        </w:r>
        <w:r>
          <w:rPr>
            <w:noProof/>
            <w:webHidden/>
          </w:rPr>
          <w:fldChar w:fldCharType="end"/>
        </w:r>
      </w:hyperlink>
    </w:p>
    <w:p w14:paraId="76ED1295" w14:textId="7BAEB10E"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90" w:history="1">
        <w:r w:rsidRPr="00531D7C">
          <w:rPr>
            <w:rStyle w:val="Hyperlink"/>
            <w:noProof/>
          </w:rPr>
          <w:t>Figure 8: Inference - Pie Chart - Confidence and Skill (SOMEWHAT)</w:t>
        </w:r>
        <w:r>
          <w:rPr>
            <w:noProof/>
            <w:webHidden/>
          </w:rPr>
          <w:tab/>
        </w:r>
        <w:r>
          <w:rPr>
            <w:noProof/>
            <w:webHidden/>
          </w:rPr>
          <w:fldChar w:fldCharType="begin"/>
        </w:r>
        <w:r>
          <w:rPr>
            <w:noProof/>
            <w:webHidden/>
          </w:rPr>
          <w:instrText xml:space="preserve"> PAGEREF _Toc184603690 \h </w:instrText>
        </w:r>
        <w:r>
          <w:rPr>
            <w:noProof/>
            <w:webHidden/>
          </w:rPr>
        </w:r>
        <w:r>
          <w:rPr>
            <w:noProof/>
            <w:webHidden/>
          </w:rPr>
          <w:fldChar w:fldCharType="separate"/>
        </w:r>
        <w:r w:rsidR="00657F65">
          <w:rPr>
            <w:noProof/>
            <w:webHidden/>
          </w:rPr>
          <w:t>49</w:t>
        </w:r>
        <w:r>
          <w:rPr>
            <w:noProof/>
            <w:webHidden/>
          </w:rPr>
          <w:fldChar w:fldCharType="end"/>
        </w:r>
      </w:hyperlink>
    </w:p>
    <w:p w14:paraId="7FEEDC9B" w14:textId="516213BB"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91" w:history="1">
        <w:r w:rsidRPr="00531D7C">
          <w:rPr>
            <w:rStyle w:val="Hyperlink"/>
            <w:noProof/>
          </w:rPr>
          <w:t>Figure 9: Inference - Pie Chart - Confidence and Skill (NO)</w:t>
        </w:r>
        <w:r>
          <w:rPr>
            <w:noProof/>
            <w:webHidden/>
          </w:rPr>
          <w:tab/>
        </w:r>
        <w:r>
          <w:rPr>
            <w:noProof/>
            <w:webHidden/>
          </w:rPr>
          <w:fldChar w:fldCharType="begin"/>
        </w:r>
        <w:r>
          <w:rPr>
            <w:noProof/>
            <w:webHidden/>
          </w:rPr>
          <w:instrText xml:space="preserve"> PAGEREF _Toc184603691 \h </w:instrText>
        </w:r>
        <w:r>
          <w:rPr>
            <w:noProof/>
            <w:webHidden/>
          </w:rPr>
        </w:r>
        <w:r>
          <w:rPr>
            <w:noProof/>
            <w:webHidden/>
          </w:rPr>
          <w:fldChar w:fldCharType="separate"/>
        </w:r>
        <w:r w:rsidR="00657F65">
          <w:rPr>
            <w:noProof/>
            <w:webHidden/>
          </w:rPr>
          <w:t>50</w:t>
        </w:r>
        <w:r>
          <w:rPr>
            <w:noProof/>
            <w:webHidden/>
          </w:rPr>
          <w:fldChar w:fldCharType="end"/>
        </w:r>
      </w:hyperlink>
    </w:p>
    <w:p w14:paraId="09921787" w14:textId="0478F35D"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92" w:history="1">
        <w:r w:rsidRPr="00531D7C">
          <w:rPr>
            <w:rStyle w:val="Hyperlink"/>
            <w:noProof/>
          </w:rPr>
          <w:t>Figure 10: Inference - Combo Chart - Confidence and Skill</w:t>
        </w:r>
        <w:r>
          <w:rPr>
            <w:noProof/>
            <w:webHidden/>
          </w:rPr>
          <w:tab/>
        </w:r>
        <w:r>
          <w:rPr>
            <w:noProof/>
            <w:webHidden/>
          </w:rPr>
          <w:fldChar w:fldCharType="begin"/>
        </w:r>
        <w:r>
          <w:rPr>
            <w:noProof/>
            <w:webHidden/>
          </w:rPr>
          <w:instrText xml:space="preserve"> PAGEREF _Toc184603692 \h </w:instrText>
        </w:r>
        <w:r>
          <w:rPr>
            <w:noProof/>
            <w:webHidden/>
          </w:rPr>
        </w:r>
        <w:r>
          <w:rPr>
            <w:noProof/>
            <w:webHidden/>
          </w:rPr>
          <w:fldChar w:fldCharType="separate"/>
        </w:r>
        <w:r w:rsidR="00657F65">
          <w:rPr>
            <w:noProof/>
            <w:webHidden/>
          </w:rPr>
          <w:t>51</w:t>
        </w:r>
        <w:r>
          <w:rPr>
            <w:noProof/>
            <w:webHidden/>
          </w:rPr>
          <w:fldChar w:fldCharType="end"/>
        </w:r>
      </w:hyperlink>
    </w:p>
    <w:p w14:paraId="449D5B34" w14:textId="05D2014E"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93" w:history="1">
        <w:r w:rsidRPr="00531D7C">
          <w:rPr>
            <w:rStyle w:val="Hyperlink"/>
            <w:noProof/>
          </w:rPr>
          <w:t>Figure 11: Inference - 100% Stacked Bar Chart - Gender and Further Education</w:t>
        </w:r>
        <w:r>
          <w:rPr>
            <w:noProof/>
            <w:webHidden/>
          </w:rPr>
          <w:tab/>
        </w:r>
        <w:r>
          <w:rPr>
            <w:noProof/>
            <w:webHidden/>
          </w:rPr>
          <w:fldChar w:fldCharType="begin"/>
        </w:r>
        <w:r>
          <w:rPr>
            <w:noProof/>
            <w:webHidden/>
          </w:rPr>
          <w:instrText xml:space="preserve"> PAGEREF _Toc184603693 \h </w:instrText>
        </w:r>
        <w:r>
          <w:rPr>
            <w:noProof/>
            <w:webHidden/>
          </w:rPr>
        </w:r>
        <w:r>
          <w:rPr>
            <w:noProof/>
            <w:webHidden/>
          </w:rPr>
          <w:fldChar w:fldCharType="separate"/>
        </w:r>
        <w:r w:rsidR="00657F65">
          <w:rPr>
            <w:noProof/>
            <w:webHidden/>
          </w:rPr>
          <w:t>52</w:t>
        </w:r>
        <w:r>
          <w:rPr>
            <w:noProof/>
            <w:webHidden/>
          </w:rPr>
          <w:fldChar w:fldCharType="end"/>
        </w:r>
      </w:hyperlink>
    </w:p>
    <w:p w14:paraId="63C0A677" w14:textId="6E28B3EC"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94" w:history="1">
        <w:r w:rsidRPr="00531D7C">
          <w:rPr>
            <w:rStyle w:val="Hyperlink"/>
            <w:noProof/>
          </w:rPr>
          <w:t>Figure 12: Inference - 100% Stacked Bar Chart - Gender and Field of Work</w:t>
        </w:r>
        <w:r>
          <w:rPr>
            <w:noProof/>
            <w:webHidden/>
          </w:rPr>
          <w:tab/>
        </w:r>
        <w:r>
          <w:rPr>
            <w:noProof/>
            <w:webHidden/>
          </w:rPr>
          <w:fldChar w:fldCharType="begin"/>
        </w:r>
        <w:r>
          <w:rPr>
            <w:noProof/>
            <w:webHidden/>
          </w:rPr>
          <w:instrText xml:space="preserve"> PAGEREF _Toc184603694 \h </w:instrText>
        </w:r>
        <w:r>
          <w:rPr>
            <w:noProof/>
            <w:webHidden/>
          </w:rPr>
        </w:r>
        <w:r>
          <w:rPr>
            <w:noProof/>
            <w:webHidden/>
          </w:rPr>
          <w:fldChar w:fldCharType="separate"/>
        </w:r>
        <w:r w:rsidR="00657F65">
          <w:rPr>
            <w:noProof/>
            <w:webHidden/>
          </w:rPr>
          <w:t>53</w:t>
        </w:r>
        <w:r>
          <w:rPr>
            <w:noProof/>
            <w:webHidden/>
          </w:rPr>
          <w:fldChar w:fldCharType="end"/>
        </w:r>
      </w:hyperlink>
    </w:p>
    <w:p w14:paraId="70BF157E" w14:textId="3C620E56"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95" w:history="1">
        <w:r w:rsidRPr="00531D7C">
          <w:rPr>
            <w:rStyle w:val="Hyperlink"/>
            <w:noProof/>
          </w:rPr>
          <w:t>Figure 13: Inference - 100% Stacked Bar Chart - Gender and Post-Degree Choices</w:t>
        </w:r>
        <w:r>
          <w:rPr>
            <w:noProof/>
            <w:webHidden/>
          </w:rPr>
          <w:tab/>
        </w:r>
        <w:r>
          <w:rPr>
            <w:noProof/>
            <w:webHidden/>
          </w:rPr>
          <w:fldChar w:fldCharType="begin"/>
        </w:r>
        <w:r>
          <w:rPr>
            <w:noProof/>
            <w:webHidden/>
          </w:rPr>
          <w:instrText xml:space="preserve"> PAGEREF _Toc184603695 \h </w:instrText>
        </w:r>
        <w:r>
          <w:rPr>
            <w:noProof/>
            <w:webHidden/>
          </w:rPr>
        </w:r>
        <w:r>
          <w:rPr>
            <w:noProof/>
            <w:webHidden/>
          </w:rPr>
          <w:fldChar w:fldCharType="separate"/>
        </w:r>
        <w:r w:rsidR="00657F65">
          <w:rPr>
            <w:noProof/>
            <w:webHidden/>
          </w:rPr>
          <w:t>54</w:t>
        </w:r>
        <w:r>
          <w:rPr>
            <w:noProof/>
            <w:webHidden/>
          </w:rPr>
          <w:fldChar w:fldCharType="end"/>
        </w:r>
      </w:hyperlink>
    </w:p>
    <w:p w14:paraId="6DA8830C" w14:textId="05F870BA"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96" w:history="1">
        <w:r w:rsidRPr="00531D7C">
          <w:rPr>
            <w:rStyle w:val="Hyperlink"/>
            <w:noProof/>
          </w:rPr>
          <w:t>Figure 14: Inference - Pie Charts - Gender and External Influence</w:t>
        </w:r>
        <w:r>
          <w:rPr>
            <w:noProof/>
            <w:webHidden/>
          </w:rPr>
          <w:tab/>
        </w:r>
        <w:r>
          <w:rPr>
            <w:noProof/>
            <w:webHidden/>
          </w:rPr>
          <w:fldChar w:fldCharType="begin"/>
        </w:r>
        <w:r>
          <w:rPr>
            <w:noProof/>
            <w:webHidden/>
          </w:rPr>
          <w:instrText xml:space="preserve"> PAGEREF _Toc184603696 \h </w:instrText>
        </w:r>
        <w:r>
          <w:rPr>
            <w:noProof/>
            <w:webHidden/>
          </w:rPr>
        </w:r>
        <w:r>
          <w:rPr>
            <w:noProof/>
            <w:webHidden/>
          </w:rPr>
          <w:fldChar w:fldCharType="separate"/>
        </w:r>
        <w:r w:rsidR="00657F65">
          <w:rPr>
            <w:noProof/>
            <w:webHidden/>
          </w:rPr>
          <w:t>55</w:t>
        </w:r>
        <w:r>
          <w:rPr>
            <w:noProof/>
            <w:webHidden/>
          </w:rPr>
          <w:fldChar w:fldCharType="end"/>
        </w:r>
      </w:hyperlink>
    </w:p>
    <w:p w14:paraId="74B8625C" w14:textId="27B1A84D"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697" w:history="1">
        <w:r w:rsidRPr="00531D7C">
          <w:rPr>
            <w:rStyle w:val="Hyperlink"/>
            <w:noProof/>
          </w:rPr>
          <w:t>Figure 15: Inference - Bar Chart – Personal Interest and Confidence Levels</w:t>
        </w:r>
        <w:r>
          <w:rPr>
            <w:noProof/>
            <w:webHidden/>
          </w:rPr>
          <w:tab/>
        </w:r>
        <w:r>
          <w:rPr>
            <w:noProof/>
            <w:webHidden/>
          </w:rPr>
          <w:fldChar w:fldCharType="begin"/>
        </w:r>
        <w:r>
          <w:rPr>
            <w:noProof/>
            <w:webHidden/>
          </w:rPr>
          <w:instrText xml:space="preserve"> PAGEREF _Toc184603697 \h </w:instrText>
        </w:r>
        <w:r>
          <w:rPr>
            <w:noProof/>
            <w:webHidden/>
          </w:rPr>
        </w:r>
        <w:r>
          <w:rPr>
            <w:noProof/>
            <w:webHidden/>
          </w:rPr>
          <w:fldChar w:fldCharType="separate"/>
        </w:r>
        <w:r w:rsidR="00657F65">
          <w:rPr>
            <w:noProof/>
            <w:webHidden/>
          </w:rPr>
          <w:t>57</w:t>
        </w:r>
        <w:r>
          <w:rPr>
            <w:noProof/>
            <w:webHidden/>
          </w:rPr>
          <w:fldChar w:fldCharType="end"/>
        </w:r>
      </w:hyperlink>
    </w:p>
    <w:p w14:paraId="5DF40494" w14:textId="60A25F20" w:rsidR="00882C49" w:rsidRDefault="00364F59" w:rsidP="00714C2A">
      <w:pPr>
        <w:sectPr w:rsidR="00882C49" w:rsidSect="00633537">
          <w:headerReference w:type="default" r:id="rId15"/>
          <w:pgSz w:w="12240" w:h="15840"/>
          <w:pgMar w:top="720" w:right="720" w:bottom="720" w:left="720" w:header="720" w:footer="720" w:gutter="0"/>
          <w:pgNumType w:chapStyle="9"/>
          <w:cols w:space="720"/>
          <w:docGrid w:linePitch="381"/>
        </w:sectPr>
      </w:pPr>
      <w:r>
        <w:fldChar w:fldCharType="end"/>
      </w:r>
    </w:p>
    <w:p w14:paraId="4C9649A4" w14:textId="0550002E" w:rsidR="00307247" w:rsidRDefault="00307247" w:rsidP="008E337A">
      <w:pPr>
        <w:pStyle w:val="Title"/>
        <w:jc w:val="left"/>
      </w:pPr>
      <w:r w:rsidRPr="00534078">
        <w:lastRenderedPageBreak/>
        <w:t>List of Tables</w:t>
      </w:r>
    </w:p>
    <w:p w14:paraId="2B909ED5" w14:textId="77777777" w:rsidR="00607002" w:rsidRPr="00607002" w:rsidRDefault="00607002" w:rsidP="00607002"/>
    <w:p w14:paraId="6CD722E8" w14:textId="3D363C9F" w:rsidR="00831D80" w:rsidRDefault="00607002">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r>
        <w:fldChar w:fldCharType="begin"/>
      </w:r>
      <w:r>
        <w:instrText xml:space="preserve"> TOC \h \z \c "Table" </w:instrText>
      </w:r>
      <w:r>
        <w:fldChar w:fldCharType="separate"/>
      </w:r>
      <w:hyperlink w:anchor="_Toc184609155" w:history="1">
        <w:r w:rsidR="00831D80" w:rsidRPr="00F42316">
          <w:rPr>
            <w:rStyle w:val="Hyperlink"/>
            <w:noProof/>
          </w:rPr>
          <w:t>Table 1: Confidence and Skill Alignment</w:t>
        </w:r>
        <w:r w:rsidR="00831D80">
          <w:rPr>
            <w:noProof/>
            <w:webHidden/>
          </w:rPr>
          <w:tab/>
        </w:r>
        <w:r w:rsidR="00831D80">
          <w:rPr>
            <w:noProof/>
            <w:webHidden/>
          </w:rPr>
          <w:fldChar w:fldCharType="begin"/>
        </w:r>
        <w:r w:rsidR="00831D80">
          <w:rPr>
            <w:noProof/>
            <w:webHidden/>
          </w:rPr>
          <w:instrText xml:space="preserve"> PAGEREF _Toc184609155 \h </w:instrText>
        </w:r>
        <w:r w:rsidR="00831D80">
          <w:rPr>
            <w:noProof/>
            <w:webHidden/>
          </w:rPr>
        </w:r>
        <w:r w:rsidR="00831D80">
          <w:rPr>
            <w:noProof/>
            <w:webHidden/>
          </w:rPr>
          <w:fldChar w:fldCharType="separate"/>
        </w:r>
        <w:r w:rsidR="00657F65">
          <w:rPr>
            <w:noProof/>
            <w:webHidden/>
          </w:rPr>
          <w:t>16</w:t>
        </w:r>
        <w:r w:rsidR="00831D80">
          <w:rPr>
            <w:noProof/>
            <w:webHidden/>
          </w:rPr>
          <w:fldChar w:fldCharType="end"/>
        </w:r>
      </w:hyperlink>
    </w:p>
    <w:p w14:paraId="1463052A" w14:textId="48CEE60E"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56" w:history="1">
        <w:r w:rsidRPr="00F42316">
          <w:rPr>
            <w:rStyle w:val="Hyperlink"/>
            <w:noProof/>
          </w:rPr>
          <w:t>Table 2: Confidence and Skill: SUM - Before</w:t>
        </w:r>
        <w:r>
          <w:rPr>
            <w:noProof/>
            <w:webHidden/>
          </w:rPr>
          <w:tab/>
        </w:r>
        <w:r>
          <w:rPr>
            <w:noProof/>
            <w:webHidden/>
          </w:rPr>
          <w:fldChar w:fldCharType="begin"/>
        </w:r>
        <w:r>
          <w:rPr>
            <w:noProof/>
            <w:webHidden/>
          </w:rPr>
          <w:instrText xml:space="preserve"> PAGEREF _Toc184609156 \h </w:instrText>
        </w:r>
        <w:r>
          <w:rPr>
            <w:noProof/>
            <w:webHidden/>
          </w:rPr>
        </w:r>
        <w:r>
          <w:rPr>
            <w:noProof/>
            <w:webHidden/>
          </w:rPr>
          <w:fldChar w:fldCharType="separate"/>
        </w:r>
        <w:r w:rsidR="00657F65">
          <w:rPr>
            <w:noProof/>
            <w:webHidden/>
          </w:rPr>
          <w:t>17</w:t>
        </w:r>
        <w:r>
          <w:rPr>
            <w:noProof/>
            <w:webHidden/>
          </w:rPr>
          <w:fldChar w:fldCharType="end"/>
        </w:r>
      </w:hyperlink>
    </w:p>
    <w:p w14:paraId="35C9CF6F" w14:textId="2B43BBD9"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57" w:history="1">
        <w:r w:rsidRPr="00F42316">
          <w:rPr>
            <w:rStyle w:val="Hyperlink"/>
            <w:noProof/>
          </w:rPr>
          <w:t>Table 3: Confidence and Skill: SUM - After</w:t>
        </w:r>
        <w:r>
          <w:rPr>
            <w:noProof/>
            <w:webHidden/>
          </w:rPr>
          <w:tab/>
        </w:r>
        <w:r>
          <w:rPr>
            <w:noProof/>
            <w:webHidden/>
          </w:rPr>
          <w:fldChar w:fldCharType="begin"/>
        </w:r>
        <w:r>
          <w:rPr>
            <w:noProof/>
            <w:webHidden/>
          </w:rPr>
          <w:instrText xml:space="preserve"> PAGEREF _Toc184609157 \h </w:instrText>
        </w:r>
        <w:r>
          <w:rPr>
            <w:noProof/>
            <w:webHidden/>
          </w:rPr>
        </w:r>
        <w:r>
          <w:rPr>
            <w:noProof/>
            <w:webHidden/>
          </w:rPr>
          <w:fldChar w:fldCharType="separate"/>
        </w:r>
        <w:r w:rsidR="00657F65">
          <w:rPr>
            <w:noProof/>
            <w:webHidden/>
          </w:rPr>
          <w:t>17</w:t>
        </w:r>
        <w:r>
          <w:rPr>
            <w:noProof/>
            <w:webHidden/>
          </w:rPr>
          <w:fldChar w:fldCharType="end"/>
        </w:r>
      </w:hyperlink>
    </w:p>
    <w:p w14:paraId="1A27B17D" w14:textId="35092EB3"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58" w:history="1">
        <w:r w:rsidRPr="00F42316">
          <w:rPr>
            <w:rStyle w:val="Hyperlink"/>
            <w:noProof/>
          </w:rPr>
          <w:t>Table 4: Confidence and Skill: UNIQUE - Before</w:t>
        </w:r>
        <w:r>
          <w:rPr>
            <w:noProof/>
            <w:webHidden/>
          </w:rPr>
          <w:tab/>
        </w:r>
        <w:r>
          <w:rPr>
            <w:noProof/>
            <w:webHidden/>
          </w:rPr>
          <w:fldChar w:fldCharType="begin"/>
        </w:r>
        <w:r>
          <w:rPr>
            <w:noProof/>
            <w:webHidden/>
          </w:rPr>
          <w:instrText xml:space="preserve"> PAGEREF _Toc184609158 \h </w:instrText>
        </w:r>
        <w:r>
          <w:rPr>
            <w:noProof/>
            <w:webHidden/>
          </w:rPr>
        </w:r>
        <w:r>
          <w:rPr>
            <w:noProof/>
            <w:webHidden/>
          </w:rPr>
          <w:fldChar w:fldCharType="separate"/>
        </w:r>
        <w:r w:rsidR="00657F65">
          <w:rPr>
            <w:noProof/>
            <w:webHidden/>
          </w:rPr>
          <w:t>19</w:t>
        </w:r>
        <w:r>
          <w:rPr>
            <w:noProof/>
            <w:webHidden/>
          </w:rPr>
          <w:fldChar w:fldCharType="end"/>
        </w:r>
      </w:hyperlink>
    </w:p>
    <w:p w14:paraId="7FD0CBEB" w14:textId="18FD13D1"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59" w:history="1">
        <w:r w:rsidRPr="00F42316">
          <w:rPr>
            <w:rStyle w:val="Hyperlink"/>
            <w:noProof/>
          </w:rPr>
          <w:t>Table 5: Confidence and Skill: UNIQUE - After</w:t>
        </w:r>
        <w:r>
          <w:rPr>
            <w:noProof/>
            <w:webHidden/>
          </w:rPr>
          <w:tab/>
        </w:r>
        <w:r>
          <w:rPr>
            <w:noProof/>
            <w:webHidden/>
          </w:rPr>
          <w:fldChar w:fldCharType="begin"/>
        </w:r>
        <w:r>
          <w:rPr>
            <w:noProof/>
            <w:webHidden/>
          </w:rPr>
          <w:instrText xml:space="preserve"> PAGEREF _Toc184609159 \h </w:instrText>
        </w:r>
        <w:r>
          <w:rPr>
            <w:noProof/>
            <w:webHidden/>
          </w:rPr>
        </w:r>
        <w:r>
          <w:rPr>
            <w:noProof/>
            <w:webHidden/>
          </w:rPr>
          <w:fldChar w:fldCharType="separate"/>
        </w:r>
        <w:r w:rsidR="00657F65">
          <w:rPr>
            <w:noProof/>
            <w:webHidden/>
          </w:rPr>
          <w:t>19</w:t>
        </w:r>
        <w:r>
          <w:rPr>
            <w:noProof/>
            <w:webHidden/>
          </w:rPr>
          <w:fldChar w:fldCharType="end"/>
        </w:r>
      </w:hyperlink>
    </w:p>
    <w:p w14:paraId="082BE977" w14:textId="24EF2477"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60" w:history="1">
        <w:r w:rsidRPr="00F42316">
          <w:rPr>
            <w:rStyle w:val="Hyperlink"/>
            <w:noProof/>
          </w:rPr>
          <w:t>Table 6: Confidence and Skill: SORT - Before</w:t>
        </w:r>
        <w:r>
          <w:rPr>
            <w:noProof/>
            <w:webHidden/>
          </w:rPr>
          <w:tab/>
        </w:r>
        <w:r>
          <w:rPr>
            <w:noProof/>
            <w:webHidden/>
          </w:rPr>
          <w:fldChar w:fldCharType="begin"/>
        </w:r>
        <w:r>
          <w:rPr>
            <w:noProof/>
            <w:webHidden/>
          </w:rPr>
          <w:instrText xml:space="preserve"> PAGEREF _Toc184609160 \h </w:instrText>
        </w:r>
        <w:r>
          <w:rPr>
            <w:noProof/>
            <w:webHidden/>
          </w:rPr>
        </w:r>
        <w:r>
          <w:rPr>
            <w:noProof/>
            <w:webHidden/>
          </w:rPr>
          <w:fldChar w:fldCharType="separate"/>
        </w:r>
        <w:r w:rsidR="00657F65">
          <w:rPr>
            <w:noProof/>
            <w:webHidden/>
          </w:rPr>
          <w:t>21</w:t>
        </w:r>
        <w:r>
          <w:rPr>
            <w:noProof/>
            <w:webHidden/>
          </w:rPr>
          <w:fldChar w:fldCharType="end"/>
        </w:r>
      </w:hyperlink>
    </w:p>
    <w:p w14:paraId="17A82DB6" w14:textId="676A760D"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61" w:history="1">
        <w:r w:rsidRPr="00F42316">
          <w:rPr>
            <w:rStyle w:val="Hyperlink"/>
            <w:noProof/>
          </w:rPr>
          <w:t>Table 7: Confidence and Skill: SORT - After</w:t>
        </w:r>
        <w:r>
          <w:rPr>
            <w:noProof/>
            <w:webHidden/>
          </w:rPr>
          <w:tab/>
        </w:r>
        <w:r>
          <w:rPr>
            <w:noProof/>
            <w:webHidden/>
          </w:rPr>
          <w:fldChar w:fldCharType="begin"/>
        </w:r>
        <w:r>
          <w:rPr>
            <w:noProof/>
            <w:webHidden/>
          </w:rPr>
          <w:instrText xml:space="preserve"> PAGEREF _Toc184609161 \h </w:instrText>
        </w:r>
        <w:r>
          <w:rPr>
            <w:noProof/>
            <w:webHidden/>
          </w:rPr>
        </w:r>
        <w:r>
          <w:rPr>
            <w:noProof/>
            <w:webHidden/>
          </w:rPr>
          <w:fldChar w:fldCharType="separate"/>
        </w:r>
        <w:r w:rsidR="00657F65">
          <w:rPr>
            <w:noProof/>
            <w:webHidden/>
          </w:rPr>
          <w:t>21</w:t>
        </w:r>
        <w:r>
          <w:rPr>
            <w:noProof/>
            <w:webHidden/>
          </w:rPr>
          <w:fldChar w:fldCharType="end"/>
        </w:r>
      </w:hyperlink>
    </w:p>
    <w:p w14:paraId="29EE4A6D" w14:textId="7C788EB1"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62" w:history="1">
        <w:r w:rsidRPr="00F42316">
          <w:rPr>
            <w:rStyle w:val="Hyperlink"/>
            <w:noProof/>
          </w:rPr>
          <w:t>Table 8: Confidence and Skill: COUNTIFS – Before</w:t>
        </w:r>
        <w:r>
          <w:rPr>
            <w:noProof/>
            <w:webHidden/>
          </w:rPr>
          <w:tab/>
        </w:r>
        <w:r>
          <w:rPr>
            <w:noProof/>
            <w:webHidden/>
          </w:rPr>
          <w:fldChar w:fldCharType="begin"/>
        </w:r>
        <w:r>
          <w:rPr>
            <w:noProof/>
            <w:webHidden/>
          </w:rPr>
          <w:instrText xml:space="preserve"> PAGEREF _Toc184609162 \h </w:instrText>
        </w:r>
        <w:r>
          <w:rPr>
            <w:noProof/>
            <w:webHidden/>
          </w:rPr>
        </w:r>
        <w:r>
          <w:rPr>
            <w:noProof/>
            <w:webHidden/>
          </w:rPr>
          <w:fldChar w:fldCharType="separate"/>
        </w:r>
        <w:r w:rsidR="00657F65">
          <w:rPr>
            <w:noProof/>
            <w:webHidden/>
          </w:rPr>
          <w:t>23</w:t>
        </w:r>
        <w:r>
          <w:rPr>
            <w:noProof/>
            <w:webHidden/>
          </w:rPr>
          <w:fldChar w:fldCharType="end"/>
        </w:r>
      </w:hyperlink>
    </w:p>
    <w:p w14:paraId="35AA10FD" w14:textId="006DBA30"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63" w:history="1">
        <w:r w:rsidRPr="00F42316">
          <w:rPr>
            <w:rStyle w:val="Hyperlink"/>
            <w:noProof/>
          </w:rPr>
          <w:t>Table 9: Confidence and Skill: COUNTIFS - After</w:t>
        </w:r>
        <w:r>
          <w:rPr>
            <w:noProof/>
            <w:webHidden/>
          </w:rPr>
          <w:tab/>
        </w:r>
        <w:r>
          <w:rPr>
            <w:noProof/>
            <w:webHidden/>
          </w:rPr>
          <w:fldChar w:fldCharType="begin"/>
        </w:r>
        <w:r>
          <w:rPr>
            <w:noProof/>
            <w:webHidden/>
          </w:rPr>
          <w:instrText xml:space="preserve"> PAGEREF _Toc184609163 \h </w:instrText>
        </w:r>
        <w:r>
          <w:rPr>
            <w:noProof/>
            <w:webHidden/>
          </w:rPr>
        </w:r>
        <w:r>
          <w:rPr>
            <w:noProof/>
            <w:webHidden/>
          </w:rPr>
          <w:fldChar w:fldCharType="separate"/>
        </w:r>
        <w:r w:rsidR="00657F65">
          <w:rPr>
            <w:noProof/>
            <w:webHidden/>
          </w:rPr>
          <w:t>23</w:t>
        </w:r>
        <w:r>
          <w:rPr>
            <w:noProof/>
            <w:webHidden/>
          </w:rPr>
          <w:fldChar w:fldCharType="end"/>
        </w:r>
      </w:hyperlink>
    </w:p>
    <w:p w14:paraId="585A8822" w14:textId="03F71DF8"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64" w:history="1">
        <w:r w:rsidRPr="00F42316">
          <w:rPr>
            <w:rStyle w:val="Hyperlink"/>
            <w:noProof/>
          </w:rPr>
          <w:t>Table 10: Gender and Post-Degree Goals</w:t>
        </w:r>
        <w:r>
          <w:rPr>
            <w:noProof/>
            <w:webHidden/>
          </w:rPr>
          <w:tab/>
        </w:r>
        <w:r>
          <w:rPr>
            <w:noProof/>
            <w:webHidden/>
          </w:rPr>
          <w:fldChar w:fldCharType="begin"/>
        </w:r>
        <w:r>
          <w:rPr>
            <w:noProof/>
            <w:webHidden/>
          </w:rPr>
          <w:instrText xml:space="preserve"> PAGEREF _Toc184609164 \h </w:instrText>
        </w:r>
        <w:r>
          <w:rPr>
            <w:noProof/>
            <w:webHidden/>
          </w:rPr>
        </w:r>
        <w:r>
          <w:rPr>
            <w:noProof/>
            <w:webHidden/>
          </w:rPr>
          <w:fldChar w:fldCharType="separate"/>
        </w:r>
        <w:r w:rsidR="00657F65">
          <w:rPr>
            <w:noProof/>
            <w:webHidden/>
          </w:rPr>
          <w:t>25</w:t>
        </w:r>
        <w:r>
          <w:rPr>
            <w:noProof/>
            <w:webHidden/>
          </w:rPr>
          <w:fldChar w:fldCharType="end"/>
        </w:r>
      </w:hyperlink>
    </w:p>
    <w:p w14:paraId="24257278" w14:textId="13AC2E94"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65" w:history="1">
        <w:r w:rsidRPr="00F42316">
          <w:rPr>
            <w:rStyle w:val="Hyperlink"/>
            <w:noProof/>
          </w:rPr>
          <w:t>Table 11: Gender and Post-Degree Goals: COUNTIFS – Before</w:t>
        </w:r>
        <w:r>
          <w:rPr>
            <w:noProof/>
            <w:webHidden/>
          </w:rPr>
          <w:tab/>
        </w:r>
        <w:r>
          <w:rPr>
            <w:noProof/>
            <w:webHidden/>
          </w:rPr>
          <w:fldChar w:fldCharType="begin"/>
        </w:r>
        <w:r>
          <w:rPr>
            <w:noProof/>
            <w:webHidden/>
          </w:rPr>
          <w:instrText xml:space="preserve"> PAGEREF _Toc184609165 \h </w:instrText>
        </w:r>
        <w:r>
          <w:rPr>
            <w:noProof/>
            <w:webHidden/>
          </w:rPr>
        </w:r>
        <w:r>
          <w:rPr>
            <w:noProof/>
            <w:webHidden/>
          </w:rPr>
          <w:fldChar w:fldCharType="separate"/>
        </w:r>
        <w:r w:rsidR="00657F65">
          <w:rPr>
            <w:noProof/>
            <w:webHidden/>
          </w:rPr>
          <w:t>27</w:t>
        </w:r>
        <w:r>
          <w:rPr>
            <w:noProof/>
            <w:webHidden/>
          </w:rPr>
          <w:fldChar w:fldCharType="end"/>
        </w:r>
      </w:hyperlink>
    </w:p>
    <w:p w14:paraId="4BA53192" w14:textId="0A6CE7BC"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66" w:history="1">
        <w:r w:rsidRPr="00F42316">
          <w:rPr>
            <w:rStyle w:val="Hyperlink"/>
            <w:noProof/>
          </w:rPr>
          <w:t>Table 12: Gender and Post-Degree Goals: COUNTIFS – After</w:t>
        </w:r>
        <w:r>
          <w:rPr>
            <w:noProof/>
            <w:webHidden/>
          </w:rPr>
          <w:tab/>
        </w:r>
        <w:r>
          <w:rPr>
            <w:noProof/>
            <w:webHidden/>
          </w:rPr>
          <w:fldChar w:fldCharType="begin"/>
        </w:r>
        <w:r>
          <w:rPr>
            <w:noProof/>
            <w:webHidden/>
          </w:rPr>
          <w:instrText xml:space="preserve"> PAGEREF _Toc184609166 \h </w:instrText>
        </w:r>
        <w:r>
          <w:rPr>
            <w:noProof/>
            <w:webHidden/>
          </w:rPr>
        </w:r>
        <w:r>
          <w:rPr>
            <w:noProof/>
            <w:webHidden/>
          </w:rPr>
          <w:fldChar w:fldCharType="separate"/>
        </w:r>
        <w:r w:rsidR="00657F65">
          <w:rPr>
            <w:noProof/>
            <w:webHidden/>
          </w:rPr>
          <w:t>27</w:t>
        </w:r>
        <w:r>
          <w:rPr>
            <w:noProof/>
            <w:webHidden/>
          </w:rPr>
          <w:fldChar w:fldCharType="end"/>
        </w:r>
      </w:hyperlink>
    </w:p>
    <w:p w14:paraId="1B6B8EED" w14:textId="7C689A39"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67" w:history="1">
        <w:r w:rsidRPr="00F42316">
          <w:rPr>
            <w:rStyle w:val="Hyperlink"/>
            <w:noProof/>
          </w:rPr>
          <w:t>Table 13: Gender and External Influence</w:t>
        </w:r>
        <w:r>
          <w:rPr>
            <w:noProof/>
            <w:webHidden/>
          </w:rPr>
          <w:tab/>
        </w:r>
        <w:r>
          <w:rPr>
            <w:noProof/>
            <w:webHidden/>
          </w:rPr>
          <w:fldChar w:fldCharType="begin"/>
        </w:r>
        <w:r>
          <w:rPr>
            <w:noProof/>
            <w:webHidden/>
          </w:rPr>
          <w:instrText xml:space="preserve"> PAGEREF _Toc184609167 \h </w:instrText>
        </w:r>
        <w:r>
          <w:rPr>
            <w:noProof/>
            <w:webHidden/>
          </w:rPr>
        </w:r>
        <w:r>
          <w:rPr>
            <w:noProof/>
            <w:webHidden/>
          </w:rPr>
          <w:fldChar w:fldCharType="separate"/>
        </w:r>
        <w:r w:rsidR="00657F65">
          <w:rPr>
            <w:noProof/>
            <w:webHidden/>
          </w:rPr>
          <w:t>30</w:t>
        </w:r>
        <w:r>
          <w:rPr>
            <w:noProof/>
            <w:webHidden/>
          </w:rPr>
          <w:fldChar w:fldCharType="end"/>
        </w:r>
      </w:hyperlink>
    </w:p>
    <w:p w14:paraId="0856C842" w14:textId="71FE6C37"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68" w:history="1">
        <w:r w:rsidRPr="00F42316">
          <w:rPr>
            <w:rStyle w:val="Hyperlink"/>
            <w:noProof/>
          </w:rPr>
          <w:t>Table 14: Gender and External Influence: COUNTIFS – Before</w:t>
        </w:r>
        <w:r>
          <w:rPr>
            <w:noProof/>
            <w:webHidden/>
          </w:rPr>
          <w:tab/>
        </w:r>
        <w:r>
          <w:rPr>
            <w:noProof/>
            <w:webHidden/>
          </w:rPr>
          <w:fldChar w:fldCharType="begin"/>
        </w:r>
        <w:r>
          <w:rPr>
            <w:noProof/>
            <w:webHidden/>
          </w:rPr>
          <w:instrText xml:space="preserve"> PAGEREF _Toc184609168 \h </w:instrText>
        </w:r>
        <w:r>
          <w:rPr>
            <w:noProof/>
            <w:webHidden/>
          </w:rPr>
        </w:r>
        <w:r>
          <w:rPr>
            <w:noProof/>
            <w:webHidden/>
          </w:rPr>
          <w:fldChar w:fldCharType="separate"/>
        </w:r>
        <w:r w:rsidR="00657F65">
          <w:rPr>
            <w:noProof/>
            <w:webHidden/>
          </w:rPr>
          <w:t>32</w:t>
        </w:r>
        <w:r>
          <w:rPr>
            <w:noProof/>
            <w:webHidden/>
          </w:rPr>
          <w:fldChar w:fldCharType="end"/>
        </w:r>
      </w:hyperlink>
    </w:p>
    <w:p w14:paraId="044D3B43" w14:textId="006D7235"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69" w:history="1">
        <w:r w:rsidRPr="00F42316">
          <w:rPr>
            <w:rStyle w:val="Hyperlink"/>
            <w:noProof/>
          </w:rPr>
          <w:t>Table 15: Gender and External Influence: COUNTIFS – Before</w:t>
        </w:r>
        <w:r>
          <w:rPr>
            <w:noProof/>
            <w:webHidden/>
          </w:rPr>
          <w:tab/>
        </w:r>
        <w:r>
          <w:rPr>
            <w:noProof/>
            <w:webHidden/>
          </w:rPr>
          <w:fldChar w:fldCharType="begin"/>
        </w:r>
        <w:r>
          <w:rPr>
            <w:noProof/>
            <w:webHidden/>
          </w:rPr>
          <w:instrText xml:space="preserve"> PAGEREF _Toc184609169 \h </w:instrText>
        </w:r>
        <w:r>
          <w:rPr>
            <w:noProof/>
            <w:webHidden/>
          </w:rPr>
        </w:r>
        <w:r>
          <w:rPr>
            <w:noProof/>
            <w:webHidden/>
          </w:rPr>
          <w:fldChar w:fldCharType="separate"/>
        </w:r>
        <w:r w:rsidR="00657F65">
          <w:rPr>
            <w:noProof/>
            <w:webHidden/>
          </w:rPr>
          <w:t>32</w:t>
        </w:r>
        <w:r>
          <w:rPr>
            <w:noProof/>
            <w:webHidden/>
          </w:rPr>
          <w:fldChar w:fldCharType="end"/>
        </w:r>
      </w:hyperlink>
    </w:p>
    <w:p w14:paraId="21E71E0F" w14:textId="313EA2F2"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70" w:history="1">
        <w:r w:rsidRPr="00F42316">
          <w:rPr>
            <w:rStyle w:val="Hyperlink"/>
            <w:noProof/>
          </w:rPr>
          <w:t>Table 16: Confidence and Personal Interest</w:t>
        </w:r>
        <w:r>
          <w:rPr>
            <w:noProof/>
            <w:webHidden/>
          </w:rPr>
          <w:tab/>
        </w:r>
        <w:r>
          <w:rPr>
            <w:noProof/>
            <w:webHidden/>
          </w:rPr>
          <w:fldChar w:fldCharType="begin"/>
        </w:r>
        <w:r>
          <w:rPr>
            <w:noProof/>
            <w:webHidden/>
          </w:rPr>
          <w:instrText xml:space="preserve"> PAGEREF _Toc184609170 \h </w:instrText>
        </w:r>
        <w:r>
          <w:rPr>
            <w:noProof/>
            <w:webHidden/>
          </w:rPr>
        </w:r>
        <w:r>
          <w:rPr>
            <w:noProof/>
            <w:webHidden/>
          </w:rPr>
          <w:fldChar w:fldCharType="separate"/>
        </w:r>
        <w:r w:rsidR="00657F65">
          <w:rPr>
            <w:noProof/>
            <w:webHidden/>
          </w:rPr>
          <w:t>34</w:t>
        </w:r>
        <w:r>
          <w:rPr>
            <w:noProof/>
            <w:webHidden/>
          </w:rPr>
          <w:fldChar w:fldCharType="end"/>
        </w:r>
      </w:hyperlink>
    </w:p>
    <w:p w14:paraId="3A78D913" w14:textId="0C2910F2"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71" w:history="1">
        <w:r w:rsidRPr="00F42316">
          <w:rPr>
            <w:rStyle w:val="Hyperlink"/>
            <w:noProof/>
          </w:rPr>
          <w:t>Table 17: Confidence and Personal Interest: SUM - Before</w:t>
        </w:r>
        <w:r>
          <w:rPr>
            <w:noProof/>
            <w:webHidden/>
          </w:rPr>
          <w:tab/>
        </w:r>
        <w:r>
          <w:rPr>
            <w:noProof/>
            <w:webHidden/>
          </w:rPr>
          <w:fldChar w:fldCharType="begin"/>
        </w:r>
        <w:r>
          <w:rPr>
            <w:noProof/>
            <w:webHidden/>
          </w:rPr>
          <w:instrText xml:space="preserve"> PAGEREF _Toc184609171 \h </w:instrText>
        </w:r>
        <w:r>
          <w:rPr>
            <w:noProof/>
            <w:webHidden/>
          </w:rPr>
        </w:r>
        <w:r>
          <w:rPr>
            <w:noProof/>
            <w:webHidden/>
          </w:rPr>
          <w:fldChar w:fldCharType="separate"/>
        </w:r>
        <w:r w:rsidR="00657F65">
          <w:rPr>
            <w:noProof/>
            <w:webHidden/>
          </w:rPr>
          <w:t>36</w:t>
        </w:r>
        <w:r>
          <w:rPr>
            <w:noProof/>
            <w:webHidden/>
          </w:rPr>
          <w:fldChar w:fldCharType="end"/>
        </w:r>
      </w:hyperlink>
    </w:p>
    <w:p w14:paraId="492C8D83" w14:textId="0DC27752"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72" w:history="1">
        <w:r w:rsidRPr="00F42316">
          <w:rPr>
            <w:rStyle w:val="Hyperlink"/>
            <w:noProof/>
          </w:rPr>
          <w:t>Table 18: Confidence and Personal Interest: SUM - After</w:t>
        </w:r>
        <w:r>
          <w:rPr>
            <w:noProof/>
            <w:webHidden/>
          </w:rPr>
          <w:tab/>
        </w:r>
        <w:r>
          <w:rPr>
            <w:noProof/>
            <w:webHidden/>
          </w:rPr>
          <w:fldChar w:fldCharType="begin"/>
        </w:r>
        <w:r>
          <w:rPr>
            <w:noProof/>
            <w:webHidden/>
          </w:rPr>
          <w:instrText xml:space="preserve"> PAGEREF _Toc184609172 \h </w:instrText>
        </w:r>
        <w:r>
          <w:rPr>
            <w:noProof/>
            <w:webHidden/>
          </w:rPr>
        </w:r>
        <w:r>
          <w:rPr>
            <w:noProof/>
            <w:webHidden/>
          </w:rPr>
          <w:fldChar w:fldCharType="separate"/>
        </w:r>
        <w:r w:rsidR="00657F65">
          <w:rPr>
            <w:noProof/>
            <w:webHidden/>
          </w:rPr>
          <w:t>36</w:t>
        </w:r>
        <w:r>
          <w:rPr>
            <w:noProof/>
            <w:webHidden/>
          </w:rPr>
          <w:fldChar w:fldCharType="end"/>
        </w:r>
      </w:hyperlink>
    </w:p>
    <w:p w14:paraId="4D3DABBD" w14:textId="54AA5330"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73" w:history="1">
        <w:r w:rsidRPr="00F42316">
          <w:rPr>
            <w:rStyle w:val="Hyperlink"/>
            <w:noProof/>
          </w:rPr>
          <w:t>Table 19: Confidence and Personal Interest: UNIQUE - Before</w:t>
        </w:r>
        <w:r>
          <w:rPr>
            <w:noProof/>
            <w:webHidden/>
          </w:rPr>
          <w:tab/>
        </w:r>
        <w:r>
          <w:rPr>
            <w:noProof/>
            <w:webHidden/>
          </w:rPr>
          <w:fldChar w:fldCharType="begin"/>
        </w:r>
        <w:r>
          <w:rPr>
            <w:noProof/>
            <w:webHidden/>
          </w:rPr>
          <w:instrText xml:space="preserve"> PAGEREF _Toc184609173 \h </w:instrText>
        </w:r>
        <w:r>
          <w:rPr>
            <w:noProof/>
            <w:webHidden/>
          </w:rPr>
        </w:r>
        <w:r>
          <w:rPr>
            <w:noProof/>
            <w:webHidden/>
          </w:rPr>
          <w:fldChar w:fldCharType="separate"/>
        </w:r>
        <w:r w:rsidR="00657F65">
          <w:rPr>
            <w:noProof/>
            <w:webHidden/>
          </w:rPr>
          <w:t>38</w:t>
        </w:r>
        <w:r>
          <w:rPr>
            <w:noProof/>
            <w:webHidden/>
          </w:rPr>
          <w:fldChar w:fldCharType="end"/>
        </w:r>
      </w:hyperlink>
    </w:p>
    <w:p w14:paraId="51F240A2" w14:textId="138D423D"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74" w:history="1">
        <w:r w:rsidRPr="00F42316">
          <w:rPr>
            <w:rStyle w:val="Hyperlink"/>
            <w:noProof/>
          </w:rPr>
          <w:t>Table 20: Confidence and Personal Interest: UNIQUE - After</w:t>
        </w:r>
        <w:r>
          <w:rPr>
            <w:noProof/>
            <w:webHidden/>
          </w:rPr>
          <w:tab/>
        </w:r>
        <w:r>
          <w:rPr>
            <w:noProof/>
            <w:webHidden/>
          </w:rPr>
          <w:fldChar w:fldCharType="begin"/>
        </w:r>
        <w:r>
          <w:rPr>
            <w:noProof/>
            <w:webHidden/>
          </w:rPr>
          <w:instrText xml:space="preserve"> PAGEREF _Toc184609174 \h </w:instrText>
        </w:r>
        <w:r>
          <w:rPr>
            <w:noProof/>
            <w:webHidden/>
          </w:rPr>
        </w:r>
        <w:r>
          <w:rPr>
            <w:noProof/>
            <w:webHidden/>
          </w:rPr>
          <w:fldChar w:fldCharType="separate"/>
        </w:r>
        <w:r w:rsidR="00657F65">
          <w:rPr>
            <w:noProof/>
            <w:webHidden/>
          </w:rPr>
          <w:t>38</w:t>
        </w:r>
        <w:r>
          <w:rPr>
            <w:noProof/>
            <w:webHidden/>
          </w:rPr>
          <w:fldChar w:fldCharType="end"/>
        </w:r>
      </w:hyperlink>
    </w:p>
    <w:p w14:paraId="55A671EC" w14:textId="15B77CD1"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75" w:history="1">
        <w:r w:rsidRPr="00F42316">
          <w:rPr>
            <w:rStyle w:val="Hyperlink"/>
            <w:noProof/>
          </w:rPr>
          <w:t>Table 21: Confidence and Personal Interest: SORT - Before</w:t>
        </w:r>
        <w:r>
          <w:rPr>
            <w:noProof/>
            <w:webHidden/>
          </w:rPr>
          <w:tab/>
        </w:r>
        <w:r>
          <w:rPr>
            <w:noProof/>
            <w:webHidden/>
          </w:rPr>
          <w:fldChar w:fldCharType="begin"/>
        </w:r>
        <w:r>
          <w:rPr>
            <w:noProof/>
            <w:webHidden/>
          </w:rPr>
          <w:instrText xml:space="preserve"> PAGEREF _Toc184609175 \h </w:instrText>
        </w:r>
        <w:r>
          <w:rPr>
            <w:noProof/>
            <w:webHidden/>
          </w:rPr>
        </w:r>
        <w:r>
          <w:rPr>
            <w:noProof/>
            <w:webHidden/>
          </w:rPr>
          <w:fldChar w:fldCharType="separate"/>
        </w:r>
        <w:r w:rsidR="00657F65">
          <w:rPr>
            <w:noProof/>
            <w:webHidden/>
          </w:rPr>
          <w:t>40</w:t>
        </w:r>
        <w:r>
          <w:rPr>
            <w:noProof/>
            <w:webHidden/>
          </w:rPr>
          <w:fldChar w:fldCharType="end"/>
        </w:r>
      </w:hyperlink>
    </w:p>
    <w:p w14:paraId="6D6D5A3A" w14:textId="09CDB598"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76" w:history="1">
        <w:r w:rsidRPr="00F42316">
          <w:rPr>
            <w:rStyle w:val="Hyperlink"/>
            <w:noProof/>
          </w:rPr>
          <w:t>Table 22: Confidence and Personal Interest: SORT - After</w:t>
        </w:r>
        <w:r>
          <w:rPr>
            <w:noProof/>
            <w:webHidden/>
          </w:rPr>
          <w:tab/>
        </w:r>
        <w:r>
          <w:rPr>
            <w:noProof/>
            <w:webHidden/>
          </w:rPr>
          <w:fldChar w:fldCharType="begin"/>
        </w:r>
        <w:r>
          <w:rPr>
            <w:noProof/>
            <w:webHidden/>
          </w:rPr>
          <w:instrText xml:space="preserve"> PAGEREF _Toc184609176 \h </w:instrText>
        </w:r>
        <w:r>
          <w:rPr>
            <w:noProof/>
            <w:webHidden/>
          </w:rPr>
        </w:r>
        <w:r>
          <w:rPr>
            <w:noProof/>
            <w:webHidden/>
          </w:rPr>
          <w:fldChar w:fldCharType="separate"/>
        </w:r>
        <w:r w:rsidR="00657F65">
          <w:rPr>
            <w:noProof/>
            <w:webHidden/>
          </w:rPr>
          <w:t>40</w:t>
        </w:r>
        <w:r>
          <w:rPr>
            <w:noProof/>
            <w:webHidden/>
          </w:rPr>
          <w:fldChar w:fldCharType="end"/>
        </w:r>
      </w:hyperlink>
    </w:p>
    <w:p w14:paraId="172B47B4" w14:textId="588CDEDA"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77" w:history="1">
        <w:r w:rsidRPr="00F42316">
          <w:rPr>
            <w:rStyle w:val="Hyperlink"/>
            <w:noProof/>
          </w:rPr>
          <w:t>Table 23: Confidence and Personal Interest: COUNTIFS - Before</w:t>
        </w:r>
        <w:r>
          <w:rPr>
            <w:noProof/>
            <w:webHidden/>
          </w:rPr>
          <w:tab/>
        </w:r>
        <w:r>
          <w:rPr>
            <w:noProof/>
            <w:webHidden/>
          </w:rPr>
          <w:fldChar w:fldCharType="begin"/>
        </w:r>
        <w:r>
          <w:rPr>
            <w:noProof/>
            <w:webHidden/>
          </w:rPr>
          <w:instrText xml:space="preserve"> PAGEREF _Toc184609177 \h </w:instrText>
        </w:r>
        <w:r>
          <w:rPr>
            <w:noProof/>
            <w:webHidden/>
          </w:rPr>
        </w:r>
        <w:r>
          <w:rPr>
            <w:noProof/>
            <w:webHidden/>
          </w:rPr>
          <w:fldChar w:fldCharType="separate"/>
        </w:r>
        <w:r w:rsidR="00657F65">
          <w:rPr>
            <w:noProof/>
            <w:webHidden/>
          </w:rPr>
          <w:t>42</w:t>
        </w:r>
        <w:r>
          <w:rPr>
            <w:noProof/>
            <w:webHidden/>
          </w:rPr>
          <w:fldChar w:fldCharType="end"/>
        </w:r>
      </w:hyperlink>
    </w:p>
    <w:p w14:paraId="726A75C4" w14:textId="64968CC9" w:rsidR="00831D80" w:rsidRDefault="00831D80">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9178" w:history="1">
        <w:r w:rsidRPr="00F42316">
          <w:rPr>
            <w:rStyle w:val="Hyperlink"/>
            <w:noProof/>
          </w:rPr>
          <w:t>Table 24: Confidence and Personal Interest: COUNTIFS – After</w:t>
        </w:r>
        <w:r>
          <w:rPr>
            <w:noProof/>
            <w:webHidden/>
          </w:rPr>
          <w:tab/>
        </w:r>
        <w:r>
          <w:rPr>
            <w:noProof/>
            <w:webHidden/>
          </w:rPr>
          <w:fldChar w:fldCharType="begin"/>
        </w:r>
        <w:r>
          <w:rPr>
            <w:noProof/>
            <w:webHidden/>
          </w:rPr>
          <w:instrText xml:space="preserve"> PAGEREF _Toc184609178 \h </w:instrText>
        </w:r>
        <w:r>
          <w:rPr>
            <w:noProof/>
            <w:webHidden/>
          </w:rPr>
        </w:r>
        <w:r>
          <w:rPr>
            <w:noProof/>
            <w:webHidden/>
          </w:rPr>
          <w:fldChar w:fldCharType="separate"/>
        </w:r>
        <w:r w:rsidR="00657F65">
          <w:rPr>
            <w:noProof/>
            <w:webHidden/>
          </w:rPr>
          <w:t>42</w:t>
        </w:r>
        <w:r>
          <w:rPr>
            <w:noProof/>
            <w:webHidden/>
          </w:rPr>
          <w:fldChar w:fldCharType="end"/>
        </w:r>
      </w:hyperlink>
    </w:p>
    <w:p w14:paraId="7DBBAEF2" w14:textId="7934D4F0" w:rsidR="0008299F" w:rsidRDefault="00607002" w:rsidP="00544FD9">
      <w:r>
        <w:fldChar w:fldCharType="end"/>
      </w:r>
      <w:r w:rsidR="0008299F">
        <w:br w:type="page"/>
      </w:r>
    </w:p>
    <w:p w14:paraId="788740CA" w14:textId="68A429CB" w:rsidR="0008299F" w:rsidRDefault="0008299F" w:rsidP="0008299F">
      <w:pPr>
        <w:pStyle w:val="Title"/>
        <w:jc w:val="left"/>
      </w:pPr>
      <w:r w:rsidRPr="00534078">
        <w:lastRenderedPageBreak/>
        <w:t xml:space="preserve">List of </w:t>
      </w:r>
      <w:r>
        <w:t>Formulas</w:t>
      </w:r>
    </w:p>
    <w:p w14:paraId="35491483" w14:textId="77777777" w:rsidR="0008299F" w:rsidRDefault="0008299F">
      <w:pPr>
        <w:spacing w:after="160"/>
      </w:pPr>
    </w:p>
    <w:p w14:paraId="13C8BC15" w14:textId="702F3650" w:rsidR="00801865" w:rsidRDefault="0008299F">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r>
        <w:fldChar w:fldCharType="begin"/>
      </w:r>
      <w:r>
        <w:instrText xml:space="preserve"> TOC \h \z \c "Formula" </w:instrText>
      </w:r>
      <w:r>
        <w:fldChar w:fldCharType="separate"/>
      </w:r>
      <w:hyperlink w:anchor="_Toc184603722" w:history="1">
        <w:r w:rsidR="00801865" w:rsidRPr="00745E27">
          <w:rPr>
            <w:rStyle w:val="Hyperlink"/>
            <w:noProof/>
          </w:rPr>
          <w:t>Formula 1: Confidence and Skill: SUM – Syntax</w:t>
        </w:r>
        <w:r w:rsidR="00801865">
          <w:rPr>
            <w:noProof/>
            <w:webHidden/>
          </w:rPr>
          <w:tab/>
        </w:r>
        <w:r w:rsidR="00801865">
          <w:rPr>
            <w:noProof/>
            <w:webHidden/>
          </w:rPr>
          <w:fldChar w:fldCharType="begin"/>
        </w:r>
        <w:r w:rsidR="00801865">
          <w:rPr>
            <w:noProof/>
            <w:webHidden/>
          </w:rPr>
          <w:instrText xml:space="preserve"> PAGEREF _Toc184603722 \h </w:instrText>
        </w:r>
        <w:r w:rsidR="00801865">
          <w:rPr>
            <w:noProof/>
            <w:webHidden/>
          </w:rPr>
        </w:r>
        <w:r w:rsidR="00801865">
          <w:rPr>
            <w:noProof/>
            <w:webHidden/>
          </w:rPr>
          <w:fldChar w:fldCharType="separate"/>
        </w:r>
        <w:r w:rsidR="00657F65">
          <w:rPr>
            <w:noProof/>
            <w:webHidden/>
          </w:rPr>
          <w:t>16</w:t>
        </w:r>
        <w:r w:rsidR="00801865">
          <w:rPr>
            <w:noProof/>
            <w:webHidden/>
          </w:rPr>
          <w:fldChar w:fldCharType="end"/>
        </w:r>
      </w:hyperlink>
    </w:p>
    <w:p w14:paraId="16E4307F" w14:textId="60AE6836"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23" w:history="1">
        <w:r w:rsidRPr="00745E27">
          <w:rPr>
            <w:rStyle w:val="Hyperlink"/>
            <w:noProof/>
          </w:rPr>
          <w:t>Formula 2: Confidence and Skill: SUM – Example Usage</w:t>
        </w:r>
        <w:r>
          <w:rPr>
            <w:noProof/>
            <w:webHidden/>
          </w:rPr>
          <w:tab/>
        </w:r>
        <w:r>
          <w:rPr>
            <w:noProof/>
            <w:webHidden/>
          </w:rPr>
          <w:fldChar w:fldCharType="begin"/>
        </w:r>
        <w:r>
          <w:rPr>
            <w:noProof/>
            <w:webHidden/>
          </w:rPr>
          <w:instrText xml:space="preserve"> PAGEREF _Toc184603723 \h </w:instrText>
        </w:r>
        <w:r>
          <w:rPr>
            <w:noProof/>
            <w:webHidden/>
          </w:rPr>
        </w:r>
        <w:r>
          <w:rPr>
            <w:noProof/>
            <w:webHidden/>
          </w:rPr>
          <w:fldChar w:fldCharType="separate"/>
        </w:r>
        <w:r w:rsidR="00657F65">
          <w:rPr>
            <w:noProof/>
            <w:webHidden/>
          </w:rPr>
          <w:t>17</w:t>
        </w:r>
        <w:r>
          <w:rPr>
            <w:noProof/>
            <w:webHidden/>
          </w:rPr>
          <w:fldChar w:fldCharType="end"/>
        </w:r>
      </w:hyperlink>
    </w:p>
    <w:p w14:paraId="4B253AD3" w14:textId="51A7AA22"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24" w:history="1">
        <w:r w:rsidRPr="00745E27">
          <w:rPr>
            <w:rStyle w:val="Hyperlink"/>
            <w:noProof/>
          </w:rPr>
          <w:t>Formula 3: Confidence and Skill: UNIQUE - Syntax</w:t>
        </w:r>
        <w:r>
          <w:rPr>
            <w:noProof/>
            <w:webHidden/>
          </w:rPr>
          <w:tab/>
        </w:r>
        <w:r>
          <w:rPr>
            <w:noProof/>
            <w:webHidden/>
          </w:rPr>
          <w:fldChar w:fldCharType="begin"/>
        </w:r>
        <w:r>
          <w:rPr>
            <w:noProof/>
            <w:webHidden/>
          </w:rPr>
          <w:instrText xml:space="preserve"> PAGEREF _Toc184603724 \h </w:instrText>
        </w:r>
        <w:r>
          <w:rPr>
            <w:noProof/>
            <w:webHidden/>
          </w:rPr>
        </w:r>
        <w:r>
          <w:rPr>
            <w:noProof/>
            <w:webHidden/>
          </w:rPr>
          <w:fldChar w:fldCharType="separate"/>
        </w:r>
        <w:r w:rsidR="00657F65">
          <w:rPr>
            <w:noProof/>
            <w:webHidden/>
          </w:rPr>
          <w:t>18</w:t>
        </w:r>
        <w:r>
          <w:rPr>
            <w:noProof/>
            <w:webHidden/>
          </w:rPr>
          <w:fldChar w:fldCharType="end"/>
        </w:r>
      </w:hyperlink>
    </w:p>
    <w:p w14:paraId="6E4E7D74" w14:textId="54837ACB"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25" w:history="1">
        <w:r w:rsidRPr="00745E27">
          <w:rPr>
            <w:rStyle w:val="Hyperlink"/>
            <w:noProof/>
          </w:rPr>
          <w:t>Formula 4: Confidence and Skill: UNIQUE Example Usage</w:t>
        </w:r>
        <w:r>
          <w:rPr>
            <w:noProof/>
            <w:webHidden/>
          </w:rPr>
          <w:tab/>
        </w:r>
        <w:r>
          <w:rPr>
            <w:noProof/>
            <w:webHidden/>
          </w:rPr>
          <w:fldChar w:fldCharType="begin"/>
        </w:r>
        <w:r>
          <w:rPr>
            <w:noProof/>
            <w:webHidden/>
          </w:rPr>
          <w:instrText xml:space="preserve"> PAGEREF _Toc184603725 \h </w:instrText>
        </w:r>
        <w:r>
          <w:rPr>
            <w:noProof/>
            <w:webHidden/>
          </w:rPr>
        </w:r>
        <w:r>
          <w:rPr>
            <w:noProof/>
            <w:webHidden/>
          </w:rPr>
          <w:fldChar w:fldCharType="separate"/>
        </w:r>
        <w:r w:rsidR="00657F65">
          <w:rPr>
            <w:noProof/>
            <w:webHidden/>
          </w:rPr>
          <w:t>18</w:t>
        </w:r>
        <w:r>
          <w:rPr>
            <w:noProof/>
            <w:webHidden/>
          </w:rPr>
          <w:fldChar w:fldCharType="end"/>
        </w:r>
      </w:hyperlink>
    </w:p>
    <w:p w14:paraId="542FABF2" w14:textId="58B3C3AC"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26" w:history="1">
        <w:r w:rsidRPr="00745E27">
          <w:rPr>
            <w:rStyle w:val="Hyperlink"/>
            <w:noProof/>
          </w:rPr>
          <w:t>Formula 5: Confidence and Skill: SORT - Syntax</w:t>
        </w:r>
        <w:r>
          <w:rPr>
            <w:noProof/>
            <w:webHidden/>
          </w:rPr>
          <w:tab/>
        </w:r>
        <w:r>
          <w:rPr>
            <w:noProof/>
            <w:webHidden/>
          </w:rPr>
          <w:fldChar w:fldCharType="begin"/>
        </w:r>
        <w:r>
          <w:rPr>
            <w:noProof/>
            <w:webHidden/>
          </w:rPr>
          <w:instrText xml:space="preserve"> PAGEREF _Toc184603726 \h </w:instrText>
        </w:r>
        <w:r>
          <w:rPr>
            <w:noProof/>
            <w:webHidden/>
          </w:rPr>
        </w:r>
        <w:r>
          <w:rPr>
            <w:noProof/>
            <w:webHidden/>
          </w:rPr>
          <w:fldChar w:fldCharType="separate"/>
        </w:r>
        <w:r w:rsidR="00657F65">
          <w:rPr>
            <w:noProof/>
            <w:webHidden/>
          </w:rPr>
          <w:t>20</w:t>
        </w:r>
        <w:r>
          <w:rPr>
            <w:noProof/>
            <w:webHidden/>
          </w:rPr>
          <w:fldChar w:fldCharType="end"/>
        </w:r>
      </w:hyperlink>
    </w:p>
    <w:p w14:paraId="43E456D4" w14:textId="0D7DD702"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27" w:history="1">
        <w:r w:rsidRPr="00745E27">
          <w:rPr>
            <w:rStyle w:val="Hyperlink"/>
            <w:noProof/>
          </w:rPr>
          <w:t>Formula 6: Co</w:t>
        </w:r>
        <w:r w:rsidRPr="00745E27">
          <w:rPr>
            <w:rStyle w:val="Hyperlink"/>
            <w:noProof/>
          </w:rPr>
          <w:t>n</w:t>
        </w:r>
        <w:r w:rsidRPr="00745E27">
          <w:rPr>
            <w:rStyle w:val="Hyperlink"/>
            <w:noProof/>
          </w:rPr>
          <w:t>fidence and Skill: SORT - Example Usage</w:t>
        </w:r>
        <w:r>
          <w:rPr>
            <w:noProof/>
            <w:webHidden/>
          </w:rPr>
          <w:tab/>
        </w:r>
        <w:r>
          <w:rPr>
            <w:noProof/>
            <w:webHidden/>
          </w:rPr>
          <w:fldChar w:fldCharType="begin"/>
        </w:r>
        <w:r>
          <w:rPr>
            <w:noProof/>
            <w:webHidden/>
          </w:rPr>
          <w:instrText xml:space="preserve"> PAGEREF _Toc184603727 \h </w:instrText>
        </w:r>
        <w:r>
          <w:rPr>
            <w:noProof/>
            <w:webHidden/>
          </w:rPr>
        </w:r>
        <w:r>
          <w:rPr>
            <w:noProof/>
            <w:webHidden/>
          </w:rPr>
          <w:fldChar w:fldCharType="separate"/>
        </w:r>
        <w:r w:rsidR="00657F65">
          <w:rPr>
            <w:noProof/>
            <w:webHidden/>
          </w:rPr>
          <w:t>20</w:t>
        </w:r>
        <w:r>
          <w:rPr>
            <w:noProof/>
            <w:webHidden/>
          </w:rPr>
          <w:fldChar w:fldCharType="end"/>
        </w:r>
      </w:hyperlink>
    </w:p>
    <w:p w14:paraId="29E3DCC8" w14:textId="46398158"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28" w:history="1">
        <w:r w:rsidRPr="00745E27">
          <w:rPr>
            <w:rStyle w:val="Hyperlink"/>
            <w:noProof/>
          </w:rPr>
          <w:t>Formula 7: Confidence and Skill: COUNTIFS - Syntax</w:t>
        </w:r>
        <w:r>
          <w:rPr>
            <w:noProof/>
            <w:webHidden/>
          </w:rPr>
          <w:tab/>
        </w:r>
        <w:r>
          <w:rPr>
            <w:noProof/>
            <w:webHidden/>
          </w:rPr>
          <w:fldChar w:fldCharType="begin"/>
        </w:r>
        <w:r>
          <w:rPr>
            <w:noProof/>
            <w:webHidden/>
          </w:rPr>
          <w:instrText xml:space="preserve"> PAGEREF _Toc184603728 \h </w:instrText>
        </w:r>
        <w:r>
          <w:rPr>
            <w:noProof/>
            <w:webHidden/>
          </w:rPr>
        </w:r>
        <w:r>
          <w:rPr>
            <w:noProof/>
            <w:webHidden/>
          </w:rPr>
          <w:fldChar w:fldCharType="separate"/>
        </w:r>
        <w:r w:rsidR="00657F65">
          <w:rPr>
            <w:noProof/>
            <w:webHidden/>
          </w:rPr>
          <w:t>22</w:t>
        </w:r>
        <w:r>
          <w:rPr>
            <w:noProof/>
            <w:webHidden/>
          </w:rPr>
          <w:fldChar w:fldCharType="end"/>
        </w:r>
      </w:hyperlink>
    </w:p>
    <w:p w14:paraId="2599AF5D" w14:textId="2A3D23A3"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29" w:history="1">
        <w:r w:rsidRPr="00745E27">
          <w:rPr>
            <w:rStyle w:val="Hyperlink"/>
            <w:noProof/>
          </w:rPr>
          <w:t>Formula 8: Confidence and Skill: COUNTIFS - Example Usage</w:t>
        </w:r>
        <w:r>
          <w:rPr>
            <w:noProof/>
            <w:webHidden/>
          </w:rPr>
          <w:tab/>
        </w:r>
        <w:r>
          <w:rPr>
            <w:noProof/>
            <w:webHidden/>
          </w:rPr>
          <w:fldChar w:fldCharType="begin"/>
        </w:r>
        <w:r>
          <w:rPr>
            <w:noProof/>
            <w:webHidden/>
          </w:rPr>
          <w:instrText xml:space="preserve"> PAGEREF _Toc184603729 \h </w:instrText>
        </w:r>
        <w:r>
          <w:rPr>
            <w:noProof/>
            <w:webHidden/>
          </w:rPr>
        </w:r>
        <w:r>
          <w:rPr>
            <w:noProof/>
            <w:webHidden/>
          </w:rPr>
          <w:fldChar w:fldCharType="separate"/>
        </w:r>
        <w:r w:rsidR="00657F65">
          <w:rPr>
            <w:noProof/>
            <w:webHidden/>
          </w:rPr>
          <w:t>22</w:t>
        </w:r>
        <w:r>
          <w:rPr>
            <w:noProof/>
            <w:webHidden/>
          </w:rPr>
          <w:fldChar w:fldCharType="end"/>
        </w:r>
      </w:hyperlink>
    </w:p>
    <w:p w14:paraId="13E939EF" w14:textId="666BF9C1"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30" w:history="1">
        <w:r w:rsidRPr="00745E27">
          <w:rPr>
            <w:rStyle w:val="Hyperlink"/>
            <w:noProof/>
          </w:rPr>
          <w:t>Formula 9:  Gender and Post-Degree Goals: COUNTIFS - Syntax</w:t>
        </w:r>
        <w:r>
          <w:rPr>
            <w:noProof/>
            <w:webHidden/>
          </w:rPr>
          <w:tab/>
        </w:r>
        <w:r>
          <w:rPr>
            <w:noProof/>
            <w:webHidden/>
          </w:rPr>
          <w:fldChar w:fldCharType="begin"/>
        </w:r>
        <w:r>
          <w:rPr>
            <w:noProof/>
            <w:webHidden/>
          </w:rPr>
          <w:instrText xml:space="preserve"> PAGEREF _Toc184603730 \h </w:instrText>
        </w:r>
        <w:r>
          <w:rPr>
            <w:noProof/>
            <w:webHidden/>
          </w:rPr>
        </w:r>
        <w:r>
          <w:rPr>
            <w:noProof/>
            <w:webHidden/>
          </w:rPr>
          <w:fldChar w:fldCharType="separate"/>
        </w:r>
        <w:r w:rsidR="00657F65">
          <w:rPr>
            <w:noProof/>
            <w:webHidden/>
          </w:rPr>
          <w:t>26</w:t>
        </w:r>
        <w:r>
          <w:rPr>
            <w:noProof/>
            <w:webHidden/>
          </w:rPr>
          <w:fldChar w:fldCharType="end"/>
        </w:r>
      </w:hyperlink>
    </w:p>
    <w:p w14:paraId="756053AC" w14:textId="1573D199"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31" w:history="1">
        <w:r w:rsidRPr="00745E27">
          <w:rPr>
            <w:rStyle w:val="Hyperlink"/>
            <w:noProof/>
          </w:rPr>
          <w:t>Formula 10: Gender and Post-Degree Goals: COUNTIFS - Example Usage</w:t>
        </w:r>
        <w:r>
          <w:rPr>
            <w:noProof/>
            <w:webHidden/>
          </w:rPr>
          <w:tab/>
        </w:r>
        <w:r>
          <w:rPr>
            <w:noProof/>
            <w:webHidden/>
          </w:rPr>
          <w:fldChar w:fldCharType="begin"/>
        </w:r>
        <w:r>
          <w:rPr>
            <w:noProof/>
            <w:webHidden/>
          </w:rPr>
          <w:instrText xml:space="preserve"> PAGEREF _Toc184603731 \h </w:instrText>
        </w:r>
        <w:r>
          <w:rPr>
            <w:noProof/>
            <w:webHidden/>
          </w:rPr>
        </w:r>
        <w:r>
          <w:rPr>
            <w:noProof/>
            <w:webHidden/>
          </w:rPr>
          <w:fldChar w:fldCharType="separate"/>
        </w:r>
        <w:r w:rsidR="00657F65">
          <w:rPr>
            <w:noProof/>
            <w:webHidden/>
          </w:rPr>
          <w:t>26</w:t>
        </w:r>
        <w:r>
          <w:rPr>
            <w:noProof/>
            <w:webHidden/>
          </w:rPr>
          <w:fldChar w:fldCharType="end"/>
        </w:r>
      </w:hyperlink>
    </w:p>
    <w:p w14:paraId="0B76E320" w14:textId="0D5896A1"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32" w:history="1">
        <w:r w:rsidRPr="00745E27">
          <w:rPr>
            <w:rStyle w:val="Hyperlink"/>
            <w:noProof/>
          </w:rPr>
          <w:t>Formula 11: Gender and External Influence: COUNTIFS - Syntax</w:t>
        </w:r>
        <w:r>
          <w:rPr>
            <w:noProof/>
            <w:webHidden/>
          </w:rPr>
          <w:tab/>
        </w:r>
        <w:r>
          <w:rPr>
            <w:noProof/>
            <w:webHidden/>
          </w:rPr>
          <w:fldChar w:fldCharType="begin"/>
        </w:r>
        <w:r>
          <w:rPr>
            <w:noProof/>
            <w:webHidden/>
          </w:rPr>
          <w:instrText xml:space="preserve"> PAGEREF _Toc184603732 \h </w:instrText>
        </w:r>
        <w:r>
          <w:rPr>
            <w:noProof/>
            <w:webHidden/>
          </w:rPr>
        </w:r>
        <w:r>
          <w:rPr>
            <w:noProof/>
            <w:webHidden/>
          </w:rPr>
          <w:fldChar w:fldCharType="separate"/>
        </w:r>
        <w:r w:rsidR="00657F65">
          <w:rPr>
            <w:noProof/>
            <w:webHidden/>
          </w:rPr>
          <w:t>31</w:t>
        </w:r>
        <w:r>
          <w:rPr>
            <w:noProof/>
            <w:webHidden/>
          </w:rPr>
          <w:fldChar w:fldCharType="end"/>
        </w:r>
      </w:hyperlink>
    </w:p>
    <w:p w14:paraId="6AF3FCFE" w14:textId="387E35EE"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33" w:history="1">
        <w:r w:rsidRPr="00745E27">
          <w:rPr>
            <w:rStyle w:val="Hyperlink"/>
            <w:noProof/>
          </w:rPr>
          <w:t>Formula 12: Gender and External Influence: COUNTIFS - Example Usage</w:t>
        </w:r>
        <w:r>
          <w:rPr>
            <w:noProof/>
            <w:webHidden/>
          </w:rPr>
          <w:tab/>
        </w:r>
        <w:r>
          <w:rPr>
            <w:noProof/>
            <w:webHidden/>
          </w:rPr>
          <w:fldChar w:fldCharType="begin"/>
        </w:r>
        <w:r>
          <w:rPr>
            <w:noProof/>
            <w:webHidden/>
          </w:rPr>
          <w:instrText xml:space="preserve"> PAGEREF _Toc184603733 \h </w:instrText>
        </w:r>
        <w:r>
          <w:rPr>
            <w:noProof/>
            <w:webHidden/>
          </w:rPr>
        </w:r>
        <w:r>
          <w:rPr>
            <w:noProof/>
            <w:webHidden/>
          </w:rPr>
          <w:fldChar w:fldCharType="separate"/>
        </w:r>
        <w:r w:rsidR="00657F65">
          <w:rPr>
            <w:noProof/>
            <w:webHidden/>
          </w:rPr>
          <w:t>31</w:t>
        </w:r>
        <w:r>
          <w:rPr>
            <w:noProof/>
            <w:webHidden/>
          </w:rPr>
          <w:fldChar w:fldCharType="end"/>
        </w:r>
      </w:hyperlink>
    </w:p>
    <w:p w14:paraId="2D3D8938" w14:textId="43BC7ECF"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34" w:history="1">
        <w:r w:rsidRPr="00745E27">
          <w:rPr>
            <w:rStyle w:val="Hyperlink"/>
            <w:noProof/>
          </w:rPr>
          <w:t>Formula 13: Confidence and Personal Interest: SUM - Syntax</w:t>
        </w:r>
        <w:r>
          <w:rPr>
            <w:noProof/>
            <w:webHidden/>
          </w:rPr>
          <w:tab/>
        </w:r>
        <w:r>
          <w:rPr>
            <w:noProof/>
            <w:webHidden/>
          </w:rPr>
          <w:fldChar w:fldCharType="begin"/>
        </w:r>
        <w:r>
          <w:rPr>
            <w:noProof/>
            <w:webHidden/>
          </w:rPr>
          <w:instrText xml:space="preserve"> PAGEREF _Toc184603734 \h </w:instrText>
        </w:r>
        <w:r>
          <w:rPr>
            <w:noProof/>
            <w:webHidden/>
          </w:rPr>
        </w:r>
        <w:r>
          <w:rPr>
            <w:noProof/>
            <w:webHidden/>
          </w:rPr>
          <w:fldChar w:fldCharType="separate"/>
        </w:r>
        <w:r w:rsidR="00657F65">
          <w:rPr>
            <w:noProof/>
            <w:webHidden/>
          </w:rPr>
          <w:t>35</w:t>
        </w:r>
        <w:r>
          <w:rPr>
            <w:noProof/>
            <w:webHidden/>
          </w:rPr>
          <w:fldChar w:fldCharType="end"/>
        </w:r>
      </w:hyperlink>
    </w:p>
    <w:p w14:paraId="2CC60761" w14:textId="5434C3CD"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35" w:history="1">
        <w:r w:rsidRPr="00745E27">
          <w:rPr>
            <w:rStyle w:val="Hyperlink"/>
            <w:noProof/>
          </w:rPr>
          <w:t>Formula 14: Confidence and Personal Interest: SUM – Example Usage</w:t>
        </w:r>
        <w:r>
          <w:rPr>
            <w:noProof/>
            <w:webHidden/>
          </w:rPr>
          <w:tab/>
        </w:r>
        <w:r>
          <w:rPr>
            <w:noProof/>
            <w:webHidden/>
          </w:rPr>
          <w:fldChar w:fldCharType="begin"/>
        </w:r>
        <w:r>
          <w:rPr>
            <w:noProof/>
            <w:webHidden/>
          </w:rPr>
          <w:instrText xml:space="preserve"> PAGEREF _Toc184603735 \h </w:instrText>
        </w:r>
        <w:r>
          <w:rPr>
            <w:noProof/>
            <w:webHidden/>
          </w:rPr>
        </w:r>
        <w:r>
          <w:rPr>
            <w:noProof/>
            <w:webHidden/>
          </w:rPr>
          <w:fldChar w:fldCharType="separate"/>
        </w:r>
        <w:r w:rsidR="00657F65">
          <w:rPr>
            <w:noProof/>
            <w:webHidden/>
          </w:rPr>
          <w:t>35</w:t>
        </w:r>
        <w:r>
          <w:rPr>
            <w:noProof/>
            <w:webHidden/>
          </w:rPr>
          <w:fldChar w:fldCharType="end"/>
        </w:r>
      </w:hyperlink>
    </w:p>
    <w:p w14:paraId="4415EC81" w14:textId="7EE62047"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36" w:history="1">
        <w:r w:rsidRPr="00745E27">
          <w:rPr>
            <w:rStyle w:val="Hyperlink"/>
            <w:noProof/>
          </w:rPr>
          <w:t>Formula 15: Confidence and Personal Interest: UNIQUE - Syntax</w:t>
        </w:r>
        <w:r>
          <w:rPr>
            <w:noProof/>
            <w:webHidden/>
          </w:rPr>
          <w:tab/>
        </w:r>
        <w:r>
          <w:rPr>
            <w:noProof/>
            <w:webHidden/>
          </w:rPr>
          <w:fldChar w:fldCharType="begin"/>
        </w:r>
        <w:r>
          <w:rPr>
            <w:noProof/>
            <w:webHidden/>
          </w:rPr>
          <w:instrText xml:space="preserve"> PAGEREF _Toc184603736 \h </w:instrText>
        </w:r>
        <w:r>
          <w:rPr>
            <w:noProof/>
            <w:webHidden/>
          </w:rPr>
        </w:r>
        <w:r>
          <w:rPr>
            <w:noProof/>
            <w:webHidden/>
          </w:rPr>
          <w:fldChar w:fldCharType="separate"/>
        </w:r>
        <w:r w:rsidR="00657F65">
          <w:rPr>
            <w:noProof/>
            <w:webHidden/>
          </w:rPr>
          <w:t>37</w:t>
        </w:r>
        <w:r>
          <w:rPr>
            <w:noProof/>
            <w:webHidden/>
          </w:rPr>
          <w:fldChar w:fldCharType="end"/>
        </w:r>
      </w:hyperlink>
    </w:p>
    <w:p w14:paraId="181EE9A8" w14:textId="59E3667E"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37" w:history="1">
        <w:r w:rsidRPr="00745E27">
          <w:rPr>
            <w:rStyle w:val="Hyperlink"/>
            <w:noProof/>
          </w:rPr>
          <w:t>Formula 16: Confidence and Personal Interest: UNIQUE – Example Usage</w:t>
        </w:r>
        <w:r>
          <w:rPr>
            <w:noProof/>
            <w:webHidden/>
          </w:rPr>
          <w:tab/>
        </w:r>
        <w:r>
          <w:rPr>
            <w:noProof/>
            <w:webHidden/>
          </w:rPr>
          <w:fldChar w:fldCharType="begin"/>
        </w:r>
        <w:r>
          <w:rPr>
            <w:noProof/>
            <w:webHidden/>
          </w:rPr>
          <w:instrText xml:space="preserve"> PAGEREF _Toc184603737 \h </w:instrText>
        </w:r>
        <w:r>
          <w:rPr>
            <w:noProof/>
            <w:webHidden/>
          </w:rPr>
        </w:r>
        <w:r>
          <w:rPr>
            <w:noProof/>
            <w:webHidden/>
          </w:rPr>
          <w:fldChar w:fldCharType="separate"/>
        </w:r>
        <w:r w:rsidR="00657F65">
          <w:rPr>
            <w:noProof/>
            <w:webHidden/>
          </w:rPr>
          <w:t>37</w:t>
        </w:r>
        <w:r>
          <w:rPr>
            <w:noProof/>
            <w:webHidden/>
          </w:rPr>
          <w:fldChar w:fldCharType="end"/>
        </w:r>
      </w:hyperlink>
    </w:p>
    <w:p w14:paraId="74F68EDF" w14:textId="3E5CDA25"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38" w:history="1">
        <w:r w:rsidRPr="00745E27">
          <w:rPr>
            <w:rStyle w:val="Hyperlink"/>
            <w:noProof/>
          </w:rPr>
          <w:t>Formula 17: Confidence and Personal Interest: SORT - Syntax</w:t>
        </w:r>
        <w:r>
          <w:rPr>
            <w:noProof/>
            <w:webHidden/>
          </w:rPr>
          <w:tab/>
        </w:r>
        <w:r>
          <w:rPr>
            <w:noProof/>
            <w:webHidden/>
          </w:rPr>
          <w:fldChar w:fldCharType="begin"/>
        </w:r>
        <w:r>
          <w:rPr>
            <w:noProof/>
            <w:webHidden/>
          </w:rPr>
          <w:instrText xml:space="preserve"> PAGEREF _Toc184603738 \h </w:instrText>
        </w:r>
        <w:r>
          <w:rPr>
            <w:noProof/>
            <w:webHidden/>
          </w:rPr>
        </w:r>
        <w:r>
          <w:rPr>
            <w:noProof/>
            <w:webHidden/>
          </w:rPr>
          <w:fldChar w:fldCharType="separate"/>
        </w:r>
        <w:r w:rsidR="00657F65">
          <w:rPr>
            <w:noProof/>
            <w:webHidden/>
          </w:rPr>
          <w:t>39</w:t>
        </w:r>
        <w:r>
          <w:rPr>
            <w:noProof/>
            <w:webHidden/>
          </w:rPr>
          <w:fldChar w:fldCharType="end"/>
        </w:r>
      </w:hyperlink>
    </w:p>
    <w:p w14:paraId="31D3EDBC" w14:textId="526FFB6D"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39" w:history="1">
        <w:r w:rsidRPr="00745E27">
          <w:rPr>
            <w:rStyle w:val="Hyperlink"/>
            <w:noProof/>
          </w:rPr>
          <w:t>Formula 18: Confidence and Personal Interest: SORT – Example Usage</w:t>
        </w:r>
        <w:r>
          <w:rPr>
            <w:noProof/>
            <w:webHidden/>
          </w:rPr>
          <w:tab/>
        </w:r>
        <w:r>
          <w:rPr>
            <w:noProof/>
            <w:webHidden/>
          </w:rPr>
          <w:fldChar w:fldCharType="begin"/>
        </w:r>
        <w:r>
          <w:rPr>
            <w:noProof/>
            <w:webHidden/>
          </w:rPr>
          <w:instrText xml:space="preserve"> PAGEREF _Toc184603739 \h </w:instrText>
        </w:r>
        <w:r>
          <w:rPr>
            <w:noProof/>
            <w:webHidden/>
          </w:rPr>
        </w:r>
        <w:r>
          <w:rPr>
            <w:noProof/>
            <w:webHidden/>
          </w:rPr>
          <w:fldChar w:fldCharType="separate"/>
        </w:r>
        <w:r w:rsidR="00657F65">
          <w:rPr>
            <w:noProof/>
            <w:webHidden/>
          </w:rPr>
          <w:t>39</w:t>
        </w:r>
        <w:r>
          <w:rPr>
            <w:noProof/>
            <w:webHidden/>
          </w:rPr>
          <w:fldChar w:fldCharType="end"/>
        </w:r>
      </w:hyperlink>
    </w:p>
    <w:p w14:paraId="2A540E5B" w14:textId="7728C69F"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40" w:history="1">
        <w:r w:rsidRPr="00745E27">
          <w:rPr>
            <w:rStyle w:val="Hyperlink"/>
            <w:noProof/>
          </w:rPr>
          <w:t>Formula 19: Confidence and Personal Interest: COUNTIFS - Syntax</w:t>
        </w:r>
        <w:r>
          <w:rPr>
            <w:noProof/>
            <w:webHidden/>
          </w:rPr>
          <w:tab/>
        </w:r>
        <w:r>
          <w:rPr>
            <w:noProof/>
            <w:webHidden/>
          </w:rPr>
          <w:fldChar w:fldCharType="begin"/>
        </w:r>
        <w:r>
          <w:rPr>
            <w:noProof/>
            <w:webHidden/>
          </w:rPr>
          <w:instrText xml:space="preserve"> PAGEREF _Toc184603740 \h </w:instrText>
        </w:r>
        <w:r>
          <w:rPr>
            <w:noProof/>
            <w:webHidden/>
          </w:rPr>
        </w:r>
        <w:r>
          <w:rPr>
            <w:noProof/>
            <w:webHidden/>
          </w:rPr>
          <w:fldChar w:fldCharType="separate"/>
        </w:r>
        <w:r w:rsidR="00657F65">
          <w:rPr>
            <w:noProof/>
            <w:webHidden/>
          </w:rPr>
          <w:t>41</w:t>
        </w:r>
        <w:r>
          <w:rPr>
            <w:noProof/>
            <w:webHidden/>
          </w:rPr>
          <w:fldChar w:fldCharType="end"/>
        </w:r>
      </w:hyperlink>
    </w:p>
    <w:p w14:paraId="75B7705A" w14:textId="4FD9EC23" w:rsidR="00801865" w:rsidRDefault="00801865">
      <w:pPr>
        <w:pStyle w:val="TableofFigures"/>
        <w:tabs>
          <w:tab w:val="right" w:leader="dot" w:pos="10790"/>
        </w:tabs>
        <w:rPr>
          <w:rFonts w:asciiTheme="minorHAnsi" w:eastAsiaTheme="minorEastAsia" w:hAnsiTheme="minorHAnsi" w:cstheme="minorBidi"/>
          <w:noProof/>
          <w:color w:val="auto"/>
          <w:kern w:val="2"/>
          <w:sz w:val="24"/>
          <w:szCs w:val="24"/>
          <w:lang w:eastAsia="en-US"/>
          <w14:ligatures w14:val="standardContextual"/>
        </w:rPr>
      </w:pPr>
      <w:hyperlink w:anchor="_Toc184603741" w:history="1">
        <w:r w:rsidRPr="00745E27">
          <w:rPr>
            <w:rStyle w:val="Hyperlink"/>
            <w:noProof/>
          </w:rPr>
          <w:t>Formula 20: Confidence and Personal Interest: COUNTIFS – Example Usage</w:t>
        </w:r>
        <w:r>
          <w:rPr>
            <w:noProof/>
            <w:webHidden/>
          </w:rPr>
          <w:tab/>
        </w:r>
        <w:r>
          <w:rPr>
            <w:noProof/>
            <w:webHidden/>
          </w:rPr>
          <w:fldChar w:fldCharType="begin"/>
        </w:r>
        <w:r>
          <w:rPr>
            <w:noProof/>
            <w:webHidden/>
          </w:rPr>
          <w:instrText xml:space="preserve"> PAGEREF _Toc184603741 \h </w:instrText>
        </w:r>
        <w:r>
          <w:rPr>
            <w:noProof/>
            <w:webHidden/>
          </w:rPr>
        </w:r>
        <w:r>
          <w:rPr>
            <w:noProof/>
            <w:webHidden/>
          </w:rPr>
          <w:fldChar w:fldCharType="separate"/>
        </w:r>
        <w:r w:rsidR="00657F65">
          <w:rPr>
            <w:noProof/>
            <w:webHidden/>
          </w:rPr>
          <w:t>41</w:t>
        </w:r>
        <w:r>
          <w:rPr>
            <w:noProof/>
            <w:webHidden/>
          </w:rPr>
          <w:fldChar w:fldCharType="end"/>
        </w:r>
      </w:hyperlink>
    </w:p>
    <w:p w14:paraId="1F7445A1" w14:textId="195E2ED9" w:rsidR="0008299F" w:rsidRDefault="0008299F">
      <w:pPr>
        <w:spacing w:after="160"/>
      </w:pPr>
      <w:r>
        <w:fldChar w:fldCharType="end"/>
      </w:r>
      <w:r>
        <w:br w:type="page"/>
      </w:r>
    </w:p>
    <w:p w14:paraId="3646D9C5" w14:textId="77777777" w:rsidR="009E2A10" w:rsidRDefault="009E2A10">
      <w:pPr>
        <w:spacing w:after="160"/>
        <w:sectPr w:rsidR="009E2A10" w:rsidSect="00633537">
          <w:headerReference w:type="default" r:id="rId16"/>
          <w:pgSz w:w="12240" w:h="15840"/>
          <w:pgMar w:top="720" w:right="720" w:bottom="720" w:left="720" w:header="720" w:footer="720" w:gutter="0"/>
          <w:pgNumType w:chapStyle="9"/>
          <w:cols w:space="720"/>
          <w:docGrid w:linePitch="381"/>
        </w:sectPr>
      </w:pPr>
    </w:p>
    <w:p w14:paraId="6BEB3A45" w14:textId="77777777" w:rsidR="00DB2EE4" w:rsidRDefault="00DB2EE4">
      <w:pPr>
        <w:spacing w:after="160"/>
      </w:pPr>
    </w:p>
    <w:p w14:paraId="20C46BA7" w14:textId="77777777" w:rsidR="00DB2EE4" w:rsidRPr="00596739" w:rsidRDefault="00DB2EE4" w:rsidP="00CC27F4">
      <w:pPr>
        <w:pStyle w:val="Title"/>
        <w:rPr>
          <w:u w:val="single"/>
        </w:rPr>
      </w:pPr>
      <w:r w:rsidRPr="00596739">
        <w:rPr>
          <w:u w:val="single"/>
        </w:rPr>
        <w:t>Glossary</w:t>
      </w:r>
    </w:p>
    <w:p w14:paraId="11EDC395" w14:textId="77777777" w:rsidR="00577D7F" w:rsidRPr="00577D7F" w:rsidRDefault="00577D7F" w:rsidP="00577D7F"/>
    <w:p w14:paraId="7F73035F" w14:textId="77777777" w:rsidR="009044E5" w:rsidRDefault="009044E5" w:rsidP="00DB2EE4">
      <w:pPr>
        <w:rPr>
          <w:b/>
          <w:bCs/>
        </w:rPr>
        <w:sectPr w:rsidR="009044E5" w:rsidSect="00633537">
          <w:headerReference w:type="default" r:id="rId17"/>
          <w:pgSz w:w="12240" w:h="15840"/>
          <w:pgMar w:top="720" w:right="720" w:bottom="720" w:left="720" w:header="720" w:footer="720" w:gutter="0"/>
          <w:pgNumType w:chapStyle="9"/>
          <w:cols w:space="720"/>
          <w:docGrid w:linePitch="381"/>
        </w:sectPr>
      </w:pPr>
    </w:p>
    <w:p w14:paraId="31F1F186" w14:textId="7FCDC5C0" w:rsidR="00841DD4" w:rsidRDefault="00DB2EE4" w:rsidP="009B4202">
      <w:pPr>
        <w:jc w:val="both"/>
      </w:pPr>
      <w:r w:rsidRPr="00DB2EE4">
        <w:rPr>
          <w:b/>
          <w:bCs/>
        </w:rPr>
        <w:t>Career Aspirations</w:t>
      </w:r>
      <w:r w:rsidR="00CC27F4">
        <w:rPr>
          <w:vertAlign w:val="superscript"/>
        </w:rPr>
        <w:t>[</w:t>
      </w:r>
      <w:r w:rsidR="00B73ABE">
        <w:rPr>
          <w:vertAlign w:val="superscript"/>
        </w:rPr>
        <w:t xml:space="preserve">4, </w:t>
      </w:r>
      <w:r w:rsidR="008A012E">
        <w:rPr>
          <w:vertAlign w:val="superscript"/>
        </w:rPr>
        <w:t>10, 25, 51</w:t>
      </w:r>
      <w:r w:rsidR="00CC27F4">
        <w:rPr>
          <w:vertAlign w:val="superscript"/>
        </w:rPr>
        <w:t>]</w:t>
      </w:r>
      <w:r w:rsidR="00577D7F">
        <w:rPr>
          <w:b/>
          <w:bCs/>
        </w:rPr>
        <w:t xml:space="preserve">: </w:t>
      </w:r>
      <w:r w:rsidRPr="00DB2EE4">
        <w:t>Long-term goals or plans related to an individual’s professional life.</w:t>
      </w:r>
    </w:p>
    <w:p w14:paraId="449F17FA" w14:textId="77777777" w:rsidR="00954E0D" w:rsidRPr="00DB2EE4" w:rsidRDefault="00954E0D" w:rsidP="009B4202">
      <w:pPr>
        <w:jc w:val="both"/>
      </w:pPr>
    </w:p>
    <w:p w14:paraId="5205D72E" w14:textId="5B3C70FD" w:rsidR="00DB2EE4" w:rsidRDefault="00DB2EE4" w:rsidP="009B4202">
      <w:pPr>
        <w:jc w:val="both"/>
      </w:pPr>
      <w:r w:rsidRPr="00DB2EE4">
        <w:rPr>
          <w:b/>
          <w:bCs/>
        </w:rPr>
        <w:t xml:space="preserve">Career </w:t>
      </w:r>
      <w:r w:rsidR="006A6B6B">
        <w:rPr>
          <w:b/>
          <w:bCs/>
        </w:rPr>
        <w:t xml:space="preserve"> </w:t>
      </w:r>
      <w:r w:rsidRPr="00DB2EE4">
        <w:rPr>
          <w:b/>
          <w:bCs/>
        </w:rPr>
        <w:t>Counseling</w:t>
      </w:r>
      <w:bookmarkStart w:id="9" w:name="_Hlk183875919"/>
      <w:r w:rsidR="003E707E" w:rsidRPr="005B2DEE">
        <w:rPr>
          <w:vertAlign w:val="superscript"/>
        </w:rPr>
        <w:t>[</w:t>
      </w:r>
      <w:r w:rsidR="00455C6C">
        <w:rPr>
          <w:vertAlign w:val="superscript"/>
        </w:rPr>
        <w:t>30, 61</w:t>
      </w:r>
      <w:r w:rsidR="003E707E" w:rsidRPr="005B2DEE">
        <w:rPr>
          <w:vertAlign w:val="superscript"/>
        </w:rPr>
        <w:t>]</w:t>
      </w:r>
      <w:r w:rsidR="00577D7F">
        <w:rPr>
          <w:b/>
          <w:bCs/>
        </w:rPr>
        <w:t xml:space="preserve">: </w:t>
      </w:r>
      <w:bookmarkEnd w:id="9"/>
      <w:r w:rsidR="006A6B6B">
        <w:rPr>
          <w:b/>
          <w:bCs/>
        </w:rPr>
        <w:t xml:space="preserve">  </w:t>
      </w:r>
      <w:r w:rsidR="006624F4">
        <w:rPr>
          <w:b/>
          <w:bCs/>
        </w:rPr>
        <w:t xml:space="preserve">  </w:t>
      </w:r>
      <w:r w:rsidRPr="00DB2EE4">
        <w:t>Guidance provided to individuals to help them choose or navigate career paths.</w:t>
      </w:r>
    </w:p>
    <w:p w14:paraId="0BD4797A" w14:textId="77777777" w:rsidR="00954E0D" w:rsidRPr="00DB2EE4" w:rsidRDefault="00954E0D" w:rsidP="009B4202">
      <w:pPr>
        <w:jc w:val="both"/>
      </w:pPr>
    </w:p>
    <w:p w14:paraId="7EE705D5" w14:textId="35FD1AF6" w:rsidR="00DB2EE4" w:rsidRDefault="00DB2EE4" w:rsidP="009B4202">
      <w:pPr>
        <w:jc w:val="both"/>
      </w:pPr>
      <w:r w:rsidRPr="00DB2EE4">
        <w:rPr>
          <w:b/>
          <w:bCs/>
        </w:rPr>
        <w:t>Correlation</w:t>
      </w:r>
      <w:r w:rsidR="00252CB7">
        <w:rPr>
          <w:vertAlign w:val="superscript"/>
        </w:rPr>
        <w:t>[2]</w:t>
      </w:r>
      <w:r w:rsidR="00577D7F">
        <w:rPr>
          <w:b/>
          <w:bCs/>
        </w:rPr>
        <w:t xml:space="preserve">: </w:t>
      </w:r>
      <w:r w:rsidRPr="00DB2EE4">
        <w:t>A statistical measure that describes the relationship between two variables.</w:t>
      </w:r>
    </w:p>
    <w:p w14:paraId="64138D0F" w14:textId="77777777" w:rsidR="00954E0D" w:rsidRPr="00DB2EE4" w:rsidRDefault="00954E0D" w:rsidP="009B4202">
      <w:pPr>
        <w:jc w:val="both"/>
      </w:pPr>
    </w:p>
    <w:p w14:paraId="7FD7C08D" w14:textId="0182F72E" w:rsidR="00DB2EE4" w:rsidRDefault="00DB2EE4" w:rsidP="009B4202">
      <w:pPr>
        <w:jc w:val="both"/>
      </w:pPr>
      <w:r w:rsidRPr="00DB2EE4">
        <w:rPr>
          <w:b/>
          <w:bCs/>
        </w:rPr>
        <w:t>Data Cleaning</w:t>
      </w:r>
      <w:r w:rsidR="00C84CEF">
        <w:rPr>
          <w:vertAlign w:val="superscript"/>
        </w:rPr>
        <w:t>[1</w:t>
      </w:r>
      <w:r w:rsidR="00FB790C">
        <w:rPr>
          <w:vertAlign w:val="superscript"/>
        </w:rPr>
        <w:t>1</w:t>
      </w:r>
      <w:r w:rsidR="00C84CEF">
        <w:rPr>
          <w:vertAlign w:val="superscript"/>
        </w:rPr>
        <w:t>]</w:t>
      </w:r>
      <w:r w:rsidR="00577D7F">
        <w:rPr>
          <w:b/>
          <w:bCs/>
        </w:rPr>
        <w:t xml:space="preserve">: </w:t>
      </w:r>
      <w:r w:rsidRPr="00DB2EE4">
        <w:t>The process of preparing raw data by removing inconsistencies, errors, or irrelevant responses.</w:t>
      </w:r>
    </w:p>
    <w:p w14:paraId="20B888CC" w14:textId="77777777" w:rsidR="00954E0D" w:rsidRPr="00DB2EE4" w:rsidRDefault="00954E0D" w:rsidP="009B4202">
      <w:pPr>
        <w:jc w:val="both"/>
      </w:pPr>
    </w:p>
    <w:p w14:paraId="1302D67D" w14:textId="492F5C7F" w:rsidR="00DB2EE4" w:rsidRDefault="00DB2EE4" w:rsidP="009B4202">
      <w:pPr>
        <w:jc w:val="both"/>
      </w:pPr>
      <w:r w:rsidRPr="00DB2EE4">
        <w:rPr>
          <w:b/>
          <w:bCs/>
        </w:rPr>
        <w:t>Dataset</w:t>
      </w:r>
      <w:r w:rsidR="0030600B">
        <w:rPr>
          <w:vertAlign w:val="superscript"/>
        </w:rPr>
        <w:t xml:space="preserve">[2, 4, </w:t>
      </w:r>
      <w:r w:rsidR="003712B0">
        <w:rPr>
          <w:vertAlign w:val="superscript"/>
        </w:rPr>
        <w:t xml:space="preserve">9, </w:t>
      </w:r>
      <w:r w:rsidR="007428CC">
        <w:rPr>
          <w:vertAlign w:val="superscript"/>
        </w:rPr>
        <w:t>12, 18, 37]</w:t>
      </w:r>
      <w:r w:rsidR="00577D7F">
        <w:rPr>
          <w:b/>
          <w:bCs/>
        </w:rPr>
        <w:t xml:space="preserve">: </w:t>
      </w:r>
      <w:r w:rsidRPr="00DB2EE4">
        <w:t>A collection of data gathered through the survey and prepared for analysis.</w:t>
      </w:r>
    </w:p>
    <w:p w14:paraId="48BCD28E" w14:textId="77777777" w:rsidR="00954E0D" w:rsidRPr="00DB2EE4" w:rsidRDefault="00954E0D" w:rsidP="009B4202">
      <w:pPr>
        <w:jc w:val="both"/>
      </w:pPr>
    </w:p>
    <w:p w14:paraId="6EEB3739" w14:textId="4D3F8289" w:rsidR="00DB2EE4" w:rsidRDefault="00DB2EE4" w:rsidP="009B4202">
      <w:pPr>
        <w:jc w:val="both"/>
      </w:pPr>
      <w:r w:rsidRPr="00DB2EE4">
        <w:rPr>
          <w:b/>
          <w:bCs/>
        </w:rPr>
        <w:t>Demographics</w:t>
      </w:r>
      <w:r w:rsidR="00F75248">
        <w:rPr>
          <w:vertAlign w:val="superscript"/>
        </w:rPr>
        <w:t>[4]</w:t>
      </w:r>
      <w:r w:rsidR="00577D7F">
        <w:rPr>
          <w:b/>
          <w:bCs/>
        </w:rPr>
        <w:t xml:space="preserve">: </w:t>
      </w:r>
      <w:r w:rsidRPr="00DB2EE4">
        <w:t>Characteristics of survey respondents such as age, gender, and educational background.</w:t>
      </w:r>
    </w:p>
    <w:p w14:paraId="7D67F0E5" w14:textId="77777777" w:rsidR="00954E0D" w:rsidRPr="00DB2EE4" w:rsidRDefault="00954E0D" w:rsidP="009B4202">
      <w:pPr>
        <w:jc w:val="both"/>
      </w:pPr>
    </w:p>
    <w:p w14:paraId="6AF07703" w14:textId="4A24650D" w:rsidR="00DB2EE4" w:rsidRDefault="00DB2EE4" w:rsidP="009B4202">
      <w:pPr>
        <w:jc w:val="both"/>
      </w:pPr>
      <w:r w:rsidRPr="00DB2EE4">
        <w:rPr>
          <w:b/>
          <w:bCs/>
        </w:rPr>
        <w:t>External Influences</w:t>
      </w:r>
      <w:r w:rsidR="0015747B">
        <w:rPr>
          <w:vertAlign w:val="superscript"/>
        </w:rPr>
        <w:t>[30</w:t>
      </w:r>
      <w:r w:rsidR="002F7D36">
        <w:rPr>
          <w:vertAlign w:val="superscript"/>
        </w:rPr>
        <w:t>,</w:t>
      </w:r>
      <w:r w:rsidR="00296F71">
        <w:rPr>
          <w:vertAlign w:val="superscript"/>
        </w:rPr>
        <w:t xml:space="preserve"> 31</w:t>
      </w:r>
      <w:r w:rsidR="00455E60">
        <w:rPr>
          <w:vertAlign w:val="superscript"/>
        </w:rPr>
        <w:t>,</w:t>
      </w:r>
      <w:r w:rsidR="002F7D36">
        <w:rPr>
          <w:vertAlign w:val="superscript"/>
        </w:rPr>
        <w:t xml:space="preserve"> </w:t>
      </w:r>
      <w:r w:rsidR="00455E60">
        <w:rPr>
          <w:vertAlign w:val="superscript"/>
        </w:rPr>
        <w:t>32,</w:t>
      </w:r>
      <w:r w:rsidR="002F7D36">
        <w:rPr>
          <w:vertAlign w:val="superscript"/>
        </w:rPr>
        <w:t xml:space="preserve"> </w:t>
      </w:r>
      <w:r w:rsidR="00507729">
        <w:rPr>
          <w:vertAlign w:val="superscript"/>
        </w:rPr>
        <w:t>33,</w:t>
      </w:r>
      <w:r w:rsidR="002F7D36">
        <w:rPr>
          <w:vertAlign w:val="superscript"/>
        </w:rPr>
        <w:t xml:space="preserve"> 5</w:t>
      </w:r>
      <w:r w:rsidR="00507729">
        <w:rPr>
          <w:vertAlign w:val="superscript"/>
        </w:rPr>
        <w:t>5,</w:t>
      </w:r>
      <w:r w:rsidR="002F7D36">
        <w:rPr>
          <w:vertAlign w:val="superscript"/>
        </w:rPr>
        <w:t xml:space="preserve"> 60]</w:t>
      </w:r>
      <w:r w:rsidR="00577D7F">
        <w:rPr>
          <w:b/>
          <w:bCs/>
        </w:rPr>
        <w:t xml:space="preserve">: </w:t>
      </w:r>
      <w:r w:rsidRPr="00DB2EE4">
        <w:t xml:space="preserve">Factors such as recommendations from </w:t>
      </w:r>
      <w:r w:rsidRPr="00DB2EE4">
        <w:t>family, friends, or professionals that affect educational or career decisions.</w:t>
      </w:r>
    </w:p>
    <w:p w14:paraId="3D5596A2" w14:textId="77777777" w:rsidR="00954E0D" w:rsidRDefault="00954E0D" w:rsidP="009B4202">
      <w:pPr>
        <w:jc w:val="both"/>
        <w:rPr>
          <w:b/>
          <w:bCs/>
        </w:rPr>
      </w:pPr>
    </w:p>
    <w:p w14:paraId="090AE8E1" w14:textId="77777777" w:rsidR="00A04405" w:rsidRDefault="00DB2EE4" w:rsidP="009B4202">
      <w:pPr>
        <w:jc w:val="both"/>
      </w:pPr>
      <w:r w:rsidRPr="00DB2EE4">
        <w:rPr>
          <w:b/>
          <w:bCs/>
        </w:rPr>
        <w:t>Likert Scale</w:t>
      </w:r>
      <w:r w:rsidR="00F47821">
        <w:rPr>
          <w:vertAlign w:val="superscript"/>
        </w:rPr>
        <w:t>[</w:t>
      </w:r>
      <w:r w:rsidR="000020C0">
        <w:rPr>
          <w:vertAlign w:val="superscript"/>
        </w:rPr>
        <w:t>7, 8, 9,</w:t>
      </w:r>
      <w:r w:rsidR="0088741E">
        <w:rPr>
          <w:vertAlign w:val="superscript"/>
        </w:rPr>
        <w:t xml:space="preserve"> 10, </w:t>
      </w:r>
      <w:r w:rsidR="006B7F7B">
        <w:rPr>
          <w:vertAlign w:val="superscript"/>
        </w:rPr>
        <w:t>4</w:t>
      </w:r>
      <w:r w:rsidR="00637983">
        <w:rPr>
          <w:vertAlign w:val="superscript"/>
        </w:rPr>
        <w:t>5</w:t>
      </w:r>
      <w:r w:rsidR="00CB14F3">
        <w:rPr>
          <w:vertAlign w:val="superscript"/>
        </w:rPr>
        <w:t>]</w:t>
      </w:r>
      <w:r w:rsidR="00577D7F">
        <w:rPr>
          <w:b/>
          <w:bCs/>
        </w:rPr>
        <w:t xml:space="preserve">: </w:t>
      </w:r>
      <w:r w:rsidRPr="00DB2EE4">
        <w:t>A scale commonly used in surveys to measure attitudes or responses, typically ranging from "Strongly Disagree" to "Strongly Agree</w:t>
      </w:r>
      <w:r w:rsidR="00153BE4">
        <w:t xml:space="preserve">. </w:t>
      </w:r>
    </w:p>
    <w:p w14:paraId="4F7FC8F9" w14:textId="77777777" w:rsidR="009058F5" w:rsidRDefault="009058F5" w:rsidP="009B4202">
      <w:pPr>
        <w:jc w:val="both"/>
      </w:pPr>
    </w:p>
    <w:p w14:paraId="07BB6931" w14:textId="77777777" w:rsidR="009058F5" w:rsidRPr="00DB2EE4" w:rsidRDefault="009058F5" w:rsidP="009058F5">
      <w:pPr>
        <w:jc w:val="both"/>
      </w:pPr>
      <w:r w:rsidRPr="00DB2EE4">
        <w:rPr>
          <w:b/>
          <w:bCs/>
        </w:rPr>
        <w:t>Respondent</w:t>
      </w:r>
      <w:r>
        <w:rPr>
          <w:vertAlign w:val="superscript"/>
        </w:rPr>
        <w:t>[4]</w:t>
      </w:r>
      <w:r>
        <w:rPr>
          <w:b/>
          <w:bCs/>
        </w:rPr>
        <w:t xml:space="preserve">: </w:t>
      </w:r>
      <w:r w:rsidRPr="00DB2EE4">
        <w:t>A participant who provides answers to the survey questions.</w:t>
      </w:r>
    </w:p>
    <w:p w14:paraId="3BBF29E9" w14:textId="77777777" w:rsidR="009058F5" w:rsidRDefault="009058F5" w:rsidP="009058F5">
      <w:pPr>
        <w:jc w:val="both"/>
        <w:rPr>
          <w:b/>
          <w:bCs/>
        </w:rPr>
      </w:pPr>
    </w:p>
    <w:p w14:paraId="2FB79075" w14:textId="77777777" w:rsidR="009058F5" w:rsidRPr="00DB2EE4" w:rsidRDefault="009058F5" w:rsidP="009058F5">
      <w:pPr>
        <w:jc w:val="both"/>
      </w:pPr>
      <w:r w:rsidRPr="00DB2EE4">
        <w:rPr>
          <w:b/>
          <w:bCs/>
        </w:rPr>
        <w:t>Skill Alignment</w:t>
      </w:r>
      <w:r>
        <w:rPr>
          <w:vertAlign w:val="superscript"/>
        </w:rPr>
        <w:t>[1]</w:t>
      </w:r>
      <w:r>
        <w:rPr>
          <w:b/>
          <w:bCs/>
        </w:rPr>
        <w:t xml:space="preserve">: </w:t>
      </w:r>
      <w:r w:rsidRPr="00DB2EE4">
        <w:t>The degree to which an individual’s abilities match the requirements of their educational degree or career goals.</w:t>
      </w:r>
    </w:p>
    <w:p w14:paraId="302DB6EA" w14:textId="77777777" w:rsidR="009058F5" w:rsidRDefault="009058F5" w:rsidP="009058F5">
      <w:pPr>
        <w:jc w:val="both"/>
        <w:rPr>
          <w:b/>
          <w:bCs/>
        </w:rPr>
      </w:pPr>
    </w:p>
    <w:p w14:paraId="64CF03C0" w14:textId="77777777" w:rsidR="009058F5" w:rsidRPr="00DB2EE4" w:rsidRDefault="009058F5" w:rsidP="009058F5">
      <w:pPr>
        <w:jc w:val="both"/>
      </w:pPr>
      <w:r w:rsidRPr="00DB2EE4">
        <w:rPr>
          <w:b/>
          <w:bCs/>
        </w:rPr>
        <w:t>Statistical Tools</w:t>
      </w:r>
      <w:r>
        <w:rPr>
          <w:vertAlign w:val="superscript"/>
        </w:rPr>
        <w:t>[12]</w:t>
      </w:r>
      <w:r>
        <w:rPr>
          <w:b/>
          <w:bCs/>
        </w:rPr>
        <w:t xml:space="preserve">: </w:t>
      </w:r>
      <w:r w:rsidRPr="00DB2EE4">
        <w:t>Techniques and software (e.g., Excel) used to analyze survey data.</w:t>
      </w:r>
    </w:p>
    <w:p w14:paraId="74CFC74C" w14:textId="77777777" w:rsidR="009058F5" w:rsidRDefault="009058F5" w:rsidP="009058F5">
      <w:pPr>
        <w:jc w:val="both"/>
        <w:rPr>
          <w:b/>
          <w:bCs/>
        </w:rPr>
      </w:pPr>
    </w:p>
    <w:p w14:paraId="621D93B0" w14:textId="77777777" w:rsidR="009058F5" w:rsidRPr="00DB2EE4" w:rsidRDefault="009058F5" w:rsidP="009058F5">
      <w:pPr>
        <w:jc w:val="both"/>
      </w:pPr>
      <w:r w:rsidRPr="00DB2EE4">
        <w:rPr>
          <w:b/>
          <w:bCs/>
        </w:rPr>
        <w:t>Survey Data</w:t>
      </w:r>
      <w:r>
        <w:rPr>
          <w:vertAlign w:val="superscript"/>
        </w:rPr>
        <w:t>[2, 10, 14, 31, 35]</w:t>
      </w:r>
      <w:r>
        <w:rPr>
          <w:b/>
          <w:bCs/>
        </w:rPr>
        <w:t xml:space="preserve">: </w:t>
      </w:r>
      <w:r w:rsidRPr="00DB2EE4">
        <w:t>Information collected from respondents using structured questionnaires.</w:t>
      </w:r>
    </w:p>
    <w:p w14:paraId="28310645" w14:textId="2CA5E151" w:rsidR="009325A1" w:rsidRDefault="009325A1" w:rsidP="009B4202">
      <w:pPr>
        <w:jc w:val="both"/>
        <w:sectPr w:rsidR="009325A1" w:rsidSect="00633537">
          <w:headerReference w:type="default" r:id="rId18"/>
          <w:type w:val="continuous"/>
          <w:pgSz w:w="12240" w:h="15840"/>
          <w:pgMar w:top="720" w:right="720" w:bottom="720" w:left="720" w:header="720" w:footer="720" w:gutter="0"/>
          <w:pgNumType w:chapStyle="9"/>
          <w:cols w:num="2" w:space="720"/>
          <w:docGrid w:linePitch="381"/>
        </w:sectPr>
      </w:pPr>
    </w:p>
    <w:p w14:paraId="7A5562EC" w14:textId="6A93BD42" w:rsidR="009044E5" w:rsidRDefault="009044E5" w:rsidP="009B4202">
      <w:pPr>
        <w:jc w:val="both"/>
        <w:sectPr w:rsidR="009044E5" w:rsidSect="00E7043D">
          <w:headerReference w:type="default" r:id="rId19"/>
          <w:type w:val="continuous"/>
          <w:pgSz w:w="12240" w:h="15840"/>
          <w:pgMar w:top="720" w:right="720" w:bottom="720" w:left="720" w:header="720" w:footer="720" w:gutter="0"/>
          <w:pgNumType w:chapStyle="9"/>
          <w:cols w:num="2" w:space="720"/>
          <w:docGrid w:linePitch="381"/>
        </w:sectPr>
      </w:pPr>
    </w:p>
    <w:p w14:paraId="5475E3E4" w14:textId="77777777" w:rsidR="00366414" w:rsidRDefault="00366414" w:rsidP="00714C2A">
      <w:pPr>
        <w:sectPr w:rsidR="00366414" w:rsidSect="009044E5">
          <w:type w:val="continuous"/>
          <w:pgSz w:w="12240" w:h="15840"/>
          <w:pgMar w:top="720" w:right="720" w:bottom="720" w:left="720" w:header="720" w:footer="720" w:gutter="0"/>
          <w:pgNumType w:start="1" w:chapStyle="9"/>
          <w:cols w:space="720"/>
          <w:docGrid w:linePitch="381"/>
        </w:sectPr>
      </w:pPr>
    </w:p>
    <w:p w14:paraId="7F55BBCE" w14:textId="24671BB6" w:rsidR="1EAE14C2" w:rsidRPr="00534078" w:rsidRDefault="38831C5B" w:rsidP="00E668AF">
      <w:pPr>
        <w:pStyle w:val="Title"/>
        <w:jc w:val="left"/>
        <w:rPr>
          <w:rStyle w:val="Heading1Char"/>
          <w:b/>
          <w:bCs/>
        </w:rPr>
      </w:pPr>
      <w:r w:rsidRPr="00534078">
        <w:lastRenderedPageBreak/>
        <w:t>Chapter 1</w:t>
      </w:r>
    </w:p>
    <w:p w14:paraId="17D2949D" w14:textId="28A361F5" w:rsidR="1EAE14C2" w:rsidRPr="00E668AF" w:rsidRDefault="2DD19A69" w:rsidP="00734C10">
      <w:pPr>
        <w:pStyle w:val="Heading1"/>
      </w:pPr>
      <w:bookmarkStart w:id="10" w:name="_Toc1230661289"/>
      <w:bookmarkStart w:id="11" w:name="_Toc1640074031"/>
      <w:bookmarkStart w:id="12" w:name="_Toc649661108"/>
      <w:bookmarkStart w:id="13" w:name="_Toc373948856"/>
      <w:bookmarkStart w:id="14" w:name="_Toc1954992222"/>
      <w:bookmarkStart w:id="15" w:name="_Toc674222492"/>
      <w:bookmarkStart w:id="16" w:name="_Toc1428556810"/>
      <w:bookmarkStart w:id="17" w:name="_Toc1039537537"/>
      <w:bookmarkStart w:id="18" w:name="_Toc2034614760"/>
      <w:bookmarkStart w:id="19" w:name="_Toc1297590786"/>
      <w:bookmarkStart w:id="20" w:name="_Toc553277034"/>
      <w:bookmarkStart w:id="21" w:name="_Toc427692879"/>
      <w:bookmarkStart w:id="22" w:name="_Toc2076752505"/>
      <w:bookmarkStart w:id="23" w:name="_Toc2062136951"/>
      <w:bookmarkStart w:id="24" w:name="_Toc1838109461"/>
      <w:bookmarkStart w:id="25" w:name="_Toc108631851"/>
      <w:bookmarkStart w:id="26" w:name="_Toc1779221809"/>
      <w:bookmarkStart w:id="27" w:name="_Toc1075168151"/>
      <w:bookmarkStart w:id="28" w:name="_Toc731685898"/>
      <w:bookmarkStart w:id="29" w:name="_Toc2039723538"/>
      <w:bookmarkStart w:id="30" w:name="_Toc1168915887"/>
      <w:bookmarkStart w:id="31" w:name="_Toc677198203"/>
      <w:bookmarkStart w:id="32" w:name="_Toc1785376889"/>
      <w:bookmarkStart w:id="33" w:name="_Toc1827593357"/>
      <w:bookmarkStart w:id="34" w:name="_Toc1660010849"/>
      <w:bookmarkStart w:id="35" w:name="_Toc479371793"/>
      <w:bookmarkStart w:id="36" w:name="_Toc184605907"/>
      <w:r w:rsidRPr="00E668AF">
        <w:t>Introduction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3CF9EE93" w14:textId="77777777" w:rsidR="00A54B38" w:rsidRPr="00534078" w:rsidRDefault="00A54B38" w:rsidP="00714C2A"/>
    <w:p w14:paraId="0126E5AC" w14:textId="046EAE4A" w:rsidR="7EE3B26A" w:rsidRPr="00534078" w:rsidRDefault="5A7FB81C" w:rsidP="00734C10">
      <w:pPr>
        <w:pStyle w:val="Heading2"/>
      </w:pPr>
      <w:bookmarkStart w:id="37" w:name="_Toc1342770131"/>
      <w:bookmarkStart w:id="38" w:name="_Toc1922466911"/>
      <w:bookmarkStart w:id="39" w:name="_Toc713252065"/>
      <w:bookmarkStart w:id="40" w:name="_Toc903710978"/>
      <w:bookmarkStart w:id="41" w:name="_Toc960145105"/>
      <w:bookmarkStart w:id="42" w:name="_Toc2042566065"/>
      <w:bookmarkStart w:id="43" w:name="_Toc1248569288"/>
      <w:bookmarkStart w:id="44" w:name="_Toc952696214"/>
      <w:bookmarkStart w:id="45" w:name="_Toc2052252636"/>
      <w:bookmarkStart w:id="46" w:name="_Toc899837272"/>
      <w:bookmarkStart w:id="47" w:name="_Toc1860661329"/>
      <w:bookmarkStart w:id="48" w:name="_Toc810822430"/>
      <w:bookmarkStart w:id="49" w:name="_Toc1188142130"/>
      <w:bookmarkStart w:id="50" w:name="_Toc658511274"/>
      <w:bookmarkStart w:id="51" w:name="_Toc350588346"/>
      <w:bookmarkStart w:id="52" w:name="_Toc2079081424"/>
      <w:bookmarkStart w:id="53" w:name="_Toc640700070"/>
      <w:bookmarkStart w:id="54" w:name="_Toc1232018518"/>
      <w:bookmarkStart w:id="55" w:name="_Toc1161149887"/>
      <w:bookmarkStart w:id="56" w:name="_Toc829344989"/>
      <w:bookmarkStart w:id="57" w:name="_Toc1559740175"/>
      <w:bookmarkStart w:id="58" w:name="_Toc429421678"/>
      <w:bookmarkStart w:id="59" w:name="_Toc206627381"/>
      <w:bookmarkStart w:id="60" w:name="_Toc548043164"/>
      <w:bookmarkStart w:id="61" w:name="_Toc252519159"/>
      <w:bookmarkStart w:id="62" w:name="_Toc1707531579"/>
      <w:bookmarkStart w:id="63" w:name="_Toc184605908"/>
      <w:r w:rsidRPr="00534078">
        <w:t>1.</w:t>
      </w:r>
      <w:r w:rsidR="7051AEAC" w:rsidRPr="00534078">
        <w:t>1</w:t>
      </w:r>
      <w:r w:rsidR="7FB03D1E" w:rsidRPr="00534078">
        <w:t xml:space="preserve"> </w:t>
      </w:r>
      <w:r w:rsidRPr="00534078">
        <w:t>Objective</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730936A" w14:textId="09941991" w:rsidR="1EAE14C2" w:rsidRPr="00534078" w:rsidRDefault="1EAE14C2" w:rsidP="00714C2A"/>
    <w:p w14:paraId="2069D801" w14:textId="5985DC07" w:rsidR="35AC4534" w:rsidRPr="00534078" w:rsidRDefault="59072FEC" w:rsidP="00804442">
      <w:pPr>
        <w:jc w:val="both"/>
      </w:pPr>
      <w:r w:rsidRPr="00534078">
        <w:t>Education and career choices are pivotal decisions that shape an individual’s future, reflecting a blend of personal aspirations, societal influences, and skill sets. This report delves into the factors that influence these decisions among students, with a particular emphasis on gender-based trends, skill alignment, confidence levels, and long-term aspirations. By understanding these dynamics, we can uncover patterns and challenges that affect students’ paths towards higher education and professional success.</w:t>
      </w:r>
      <w:r w:rsidR="59841949" w:rsidRPr="00534078">
        <w:t xml:space="preserve"> </w:t>
      </w:r>
      <w:r w:rsidRPr="00534078">
        <w:t>This report presents key findings that shed light on the educational and professional decision-making processes of students. It provides actionable recommendations to foster targeted skill-building programs, counseling initiatives,</w:t>
      </w:r>
      <w:r w:rsidR="13160DD9" w:rsidRPr="00534078">
        <w:t xml:space="preserve"> </w:t>
      </w:r>
      <w:r w:rsidRPr="00534078">
        <w:t>and</w:t>
      </w:r>
      <w:r w:rsidR="56BCAC4B" w:rsidRPr="00534078">
        <w:t xml:space="preserve"> </w:t>
      </w:r>
      <w:r w:rsidRPr="00534078">
        <w:t>address the critical gap between education and employability, ensuring that students are better prepared to achieve their aspirations in a competitive and evolving world</w:t>
      </w:r>
      <w:r w:rsidR="54671E1B" w:rsidRPr="00534078">
        <w:t>.</w:t>
      </w:r>
    </w:p>
    <w:p w14:paraId="16BB947F" w14:textId="77777777" w:rsidR="00801679" w:rsidRDefault="00CF73FD">
      <w:pPr>
        <w:spacing w:after="160"/>
        <w:sectPr w:rsidR="00801679" w:rsidSect="00AC6379">
          <w:headerReference w:type="default" r:id="rId20"/>
          <w:footerReference w:type="default" r:id="rId21"/>
          <w:pgSz w:w="12240" w:h="15840"/>
          <w:pgMar w:top="720" w:right="720" w:bottom="720" w:left="720" w:header="720" w:footer="720" w:gutter="0"/>
          <w:pgNumType w:start="1" w:chapStyle="9"/>
          <w:cols w:space="720"/>
          <w:docGrid w:linePitch="381"/>
        </w:sectPr>
      </w:pPr>
      <w:bookmarkStart w:id="64" w:name="_Toc260466476"/>
      <w:bookmarkStart w:id="65" w:name="_Toc1847341391"/>
      <w:r>
        <w:br w:type="page"/>
      </w:r>
    </w:p>
    <w:p w14:paraId="226063CC" w14:textId="03A207E0" w:rsidR="00E27B4C" w:rsidRDefault="00E27B4C" w:rsidP="00E27B4C">
      <w:pPr>
        <w:pStyle w:val="Heading2"/>
      </w:pPr>
      <w:bookmarkStart w:id="66" w:name="_Toc184605909"/>
      <w:r>
        <w:lastRenderedPageBreak/>
        <w:t>1.2 Organization</w:t>
      </w:r>
      <w:bookmarkEnd w:id="66"/>
    </w:p>
    <w:p w14:paraId="033308BB" w14:textId="77777777" w:rsidR="00316F0F" w:rsidRPr="00316F0F" w:rsidRDefault="00316F0F" w:rsidP="00316F0F"/>
    <w:p w14:paraId="724C77E2" w14:textId="77777777" w:rsidR="003E4796" w:rsidRPr="003E4796" w:rsidRDefault="003E4796" w:rsidP="00C20C28">
      <w:pPr>
        <w:spacing w:after="160"/>
        <w:jc w:val="both"/>
      </w:pPr>
      <w:r w:rsidRPr="003E4796">
        <w:t>This report is structured to present the analysis of educational and career goals in a clear and logical manner. The organization ensures that each section contributes to a comprehensive understanding of the study's findings and implications.</w:t>
      </w:r>
    </w:p>
    <w:p w14:paraId="7AA01208" w14:textId="77777777" w:rsidR="003E4796" w:rsidRPr="003E4796" w:rsidRDefault="003E4796" w:rsidP="00C20C28">
      <w:pPr>
        <w:spacing w:after="160"/>
        <w:jc w:val="both"/>
      </w:pPr>
      <w:r w:rsidRPr="003E4796">
        <w:t xml:space="preserve">The report begins with an </w:t>
      </w:r>
      <w:r w:rsidRPr="003E4796">
        <w:rPr>
          <w:b/>
          <w:bCs/>
        </w:rPr>
        <w:t>Introduction</w:t>
      </w:r>
      <w:r w:rsidRPr="003E4796">
        <w:t xml:space="preserve"> that outlines the objectives, scope, and significance of the study, establishing the context for the research.</w:t>
      </w:r>
    </w:p>
    <w:p w14:paraId="69E0C3B3" w14:textId="77777777" w:rsidR="003E4796" w:rsidRPr="003E4796" w:rsidRDefault="003E4796" w:rsidP="00C20C28">
      <w:pPr>
        <w:spacing w:after="160"/>
        <w:jc w:val="both"/>
      </w:pPr>
      <w:r w:rsidRPr="003E4796">
        <w:t xml:space="preserve">The </w:t>
      </w:r>
      <w:r w:rsidRPr="003E4796">
        <w:rPr>
          <w:b/>
          <w:bCs/>
        </w:rPr>
        <w:t>Data Organization</w:t>
      </w:r>
      <w:r w:rsidRPr="003E4796">
        <w:t xml:space="preserve"> section explains the processes used for collecting, cleaning, and preparing survey data. This ensures transparency in the methodology and the reliability of the dataset.</w:t>
      </w:r>
    </w:p>
    <w:p w14:paraId="6EC0A189" w14:textId="77777777" w:rsidR="003E4796" w:rsidRPr="003E4796" w:rsidRDefault="003E4796" w:rsidP="00C20C28">
      <w:pPr>
        <w:spacing w:after="160"/>
        <w:jc w:val="both"/>
      </w:pPr>
      <w:r w:rsidRPr="003E4796">
        <w:t xml:space="preserve">The </w:t>
      </w:r>
      <w:r w:rsidRPr="003E4796">
        <w:rPr>
          <w:b/>
          <w:bCs/>
        </w:rPr>
        <w:t>Data Analysis</w:t>
      </w:r>
      <w:r w:rsidRPr="003E4796">
        <w:t xml:space="preserve"> section examines key trends and relationships identified in the survey, such as correlations between gender, skill alignment, and confidence levels. Visual representations, including charts and tables, are used to effectively communicate findings.</w:t>
      </w:r>
    </w:p>
    <w:p w14:paraId="6F01FA1B" w14:textId="77777777" w:rsidR="003E4796" w:rsidRPr="003E4796" w:rsidRDefault="003E4796" w:rsidP="00C20C28">
      <w:pPr>
        <w:spacing w:after="160"/>
        <w:jc w:val="both"/>
      </w:pPr>
      <w:r w:rsidRPr="003E4796">
        <w:t xml:space="preserve">The </w:t>
      </w:r>
      <w:r w:rsidRPr="003E4796">
        <w:rPr>
          <w:b/>
          <w:bCs/>
        </w:rPr>
        <w:t>Inferences and Key Insights</w:t>
      </w:r>
      <w:r w:rsidRPr="003E4796">
        <w:t xml:space="preserve"> section interprets the results of the analysis, highlighting significant observations and patterns. This section provides an understanding of how various factors influence students' educational and career decisions.</w:t>
      </w:r>
    </w:p>
    <w:p w14:paraId="39E4C908" w14:textId="5B996520" w:rsidR="003E4796" w:rsidRPr="003E4796" w:rsidRDefault="003E4796" w:rsidP="00C20C28">
      <w:pPr>
        <w:spacing w:after="160"/>
        <w:jc w:val="both"/>
      </w:pPr>
      <w:r w:rsidRPr="003E4796">
        <w:t xml:space="preserve">The report </w:t>
      </w:r>
      <w:r w:rsidR="00445DF2">
        <w:t>ends</w:t>
      </w:r>
      <w:r w:rsidRPr="003E4796">
        <w:t xml:space="preserve"> with a </w:t>
      </w:r>
      <w:r w:rsidRPr="003E4796">
        <w:rPr>
          <w:b/>
          <w:bCs/>
        </w:rPr>
        <w:t>Conclusion</w:t>
      </w:r>
      <w:r w:rsidRPr="003E4796">
        <w:t xml:space="preserve"> that summarizes the findings, discusses their implications, and suggests potential directions for further exploration. A </w:t>
      </w:r>
      <w:r w:rsidRPr="003E4796">
        <w:rPr>
          <w:b/>
          <w:bCs/>
        </w:rPr>
        <w:t>References</w:t>
      </w:r>
      <w:r w:rsidRPr="003E4796">
        <w:t xml:space="preserve"> section is included to document the sources and tools utilized.</w:t>
      </w:r>
    </w:p>
    <w:p w14:paraId="19010F0D" w14:textId="77777777" w:rsidR="003E4796" w:rsidRPr="003E4796" w:rsidRDefault="003E4796" w:rsidP="00C20C28">
      <w:pPr>
        <w:spacing w:after="160"/>
        <w:jc w:val="both"/>
      </w:pPr>
      <w:r w:rsidRPr="003E4796">
        <w:t>This structure ensures that the report flows logically from context to findings, allowing the reader to engage with the research in a meaningful way.</w:t>
      </w:r>
    </w:p>
    <w:p w14:paraId="44EF0330" w14:textId="77777777" w:rsidR="00801679" w:rsidRDefault="00E27B4C" w:rsidP="0042742B">
      <w:pPr>
        <w:spacing w:after="160"/>
        <w:sectPr w:rsidR="00801679" w:rsidSect="008A1BC9">
          <w:headerReference w:type="default" r:id="rId22"/>
          <w:pgSz w:w="12240" w:h="15840"/>
          <w:pgMar w:top="720" w:right="720" w:bottom="720" w:left="720" w:header="720" w:footer="720" w:gutter="0"/>
          <w:pgNumType w:chapStyle="9"/>
          <w:cols w:space="720"/>
          <w:docGrid w:linePitch="381"/>
        </w:sectPr>
      </w:pPr>
      <w:r>
        <w:br w:type="page"/>
      </w:r>
    </w:p>
    <w:p w14:paraId="21B5C46A" w14:textId="7B57A631" w:rsidR="012FA034" w:rsidRPr="00534078" w:rsidRDefault="4A01D895" w:rsidP="00734C10">
      <w:pPr>
        <w:pStyle w:val="Heading2"/>
        <w:rPr>
          <w:sz w:val="28"/>
          <w:szCs w:val="28"/>
        </w:rPr>
      </w:pPr>
      <w:bookmarkStart w:id="67" w:name="_Toc184605910"/>
      <w:r w:rsidRPr="00534078">
        <w:lastRenderedPageBreak/>
        <w:t>1.</w:t>
      </w:r>
      <w:r w:rsidR="0041704E">
        <w:t>3</w:t>
      </w:r>
      <w:r w:rsidRPr="00534078">
        <w:t xml:space="preserve"> Contribution</w:t>
      </w:r>
      <w:bookmarkEnd w:id="64"/>
      <w:bookmarkEnd w:id="65"/>
      <w:bookmarkEnd w:id="67"/>
    </w:p>
    <w:p w14:paraId="139A3BBB" w14:textId="77777777" w:rsidR="00E87719" w:rsidRDefault="00E87719" w:rsidP="009D534E">
      <w:pPr>
        <w:jc w:val="both"/>
      </w:pPr>
    </w:p>
    <w:p w14:paraId="5A8F2071" w14:textId="0050E7D9" w:rsidR="007C4503" w:rsidRDefault="00B05FBA" w:rsidP="009D534E">
      <w:pPr>
        <w:jc w:val="both"/>
      </w:pPr>
      <w:r>
        <w:t>I</w:t>
      </w:r>
      <w:r w:rsidR="00657F65" w:rsidRPr="00657F65">
        <w:t>n this project, my primary contributions revolved around analyzing external influences, personal interest, and their impact on confidence and decision-making in education and career choices. By examining how external recommendations and alternative degree considerations differ across genders, I highlighted significant trends that demonstrate the role of societal and personal influences on students' decisions.</w:t>
      </w:r>
    </w:p>
    <w:p w14:paraId="1C9E224A" w14:textId="74A434EB" w:rsidR="007C4503" w:rsidRDefault="00657F65" w:rsidP="009D534E">
      <w:pPr>
        <w:jc w:val="both"/>
      </w:pPr>
      <w:r w:rsidRPr="00657F65">
        <w:br/>
        <w:t>My analysis also delved into the relationship between personal interest and confidence levels. The findings revealed that students who chose their degrees based on personal interest exhibited notably higher confidence in achieving their career goals compared to those who did not. This insight underscores the importance of aligning academic pursuits with personal motivations to foster greater engagement and self-assurance.</w:t>
      </w:r>
    </w:p>
    <w:p w14:paraId="5AC9511E" w14:textId="1066D3DC" w:rsidR="007C4503" w:rsidRDefault="00657F65" w:rsidP="009D534E">
      <w:pPr>
        <w:jc w:val="both"/>
      </w:pPr>
      <w:r w:rsidRPr="00657F65">
        <w:br/>
        <w:t>Additionally, I explored how gender impacts receptiveness to external guidance, revealing that female respondents were more influenced by external recommendations and more open to exploring alternative pathways, while male respondents exhibited greater independence and commitment to their initial choices.</w:t>
      </w:r>
    </w:p>
    <w:p w14:paraId="17443B2C" w14:textId="20E9884C" w:rsidR="00657F65" w:rsidRDefault="00657F65" w:rsidP="009D534E">
      <w:pPr>
        <w:jc w:val="both"/>
      </w:pPr>
      <w:r w:rsidRPr="00657F65">
        <w:br/>
        <w:t>Through these contributions, I was able to provide key insights into the interplay between external influences, personal interest, and confidence, offering valuable implications for enhancing career counseling strategies and fostering student empowerment in educational and career planning.</w:t>
      </w:r>
    </w:p>
    <w:p w14:paraId="4D5EAB59" w14:textId="426AD398" w:rsidR="007A03C9" w:rsidRDefault="002B7AE1" w:rsidP="009D534E">
      <w:pPr>
        <w:jc w:val="both"/>
      </w:pPr>
      <w:r>
        <w:t xml:space="preserve">  </w:t>
      </w:r>
      <w:r w:rsidR="007A03C9" w:rsidRPr="007A03C9">
        <w:br/>
      </w:r>
    </w:p>
    <w:p w14:paraId="5B9F2112" w14:textId="012A4326" w:rsidR="00515149" w:rsidRDefault="00CF73FD" w:rsidP="009D534E">
      <w:pPr>
        <w:jc w:val="both"/>
        <w:sectPr w:rsidR="00515149" w:rsidSect="008A1BC9">
          <w:pgSz w:w="12240" w:h="15840"/>
          <w:pgMar w:top="720" w:right="720" w:bottom="720" w:left="720" w:header="720" w:footer="720" w:gutter="0"/>
          <w:pgNumType w:chapStyle="9"/>
          <w:cols w:space="720"/>
          <w:docGrid w:linePitch="381"/>
        </w:sectPr>
      </w:pPr>
      <w:r>
        <w:br w:type="page"/>
      </w:r>
    </w:p>
    <w:p w14:paraId="02B59BC5" w14:textId="7C51E8FC" w:rsidR="67BB6DE4" w:rsidRDefault="11B5FD53" w:rsidP="00E668AF">
      <w:pPr>
        <w:pStyle w:val="Title"/>
        <w:jc w:val="left"/>
      </w:pPr>
      <w:r w:rsidRPr="00534078">
        <w:lastRenderedPageBreak/>
        <w:t xml:space="preserve">Chapter </w:t>
      </w:r>
      <w:r w:rsidR="56F1D155" w:rsidRPr="00534078">
        <w:t>2</w:t>
      </w:r>
    </w:p>
    <w:p w14:paraId="74533FA6" w14:textId="77777777" w:rsidR="005B55F0" w:rsidRPr="005B55F0" w:rsidRDefault="005B55F0" w:rsidP="005B55F0"/>
    <w:p w14:paraId="5D31FA6F" w14:textId="3B82A630" w:rsidR="005B55F0" w:rsidRDefault="4C4177A9" w:rsidP="005B55F0">
      <w:pPr>
        <w:pStyle w:val="Heading1"/>
      </w:pPr>
      <w:bookmarkStart w:id="68" w:name="_Toc1383645455"/>
      <w:bookmarkStart w:id="69" w:name="_Toc184605911"/>
      <w:r w:rsidRPr="00E668AF">
        <w:t>Data Organization</w:t>
      </w:r>
      <w:bookmarkStart w:id="70" w:name="_Toc1440104383"/>
      <w:bookmarkStart w:id="71" w:name="_Toc445254200"/>
      <w:bookmarkStart w:id="72" w:name="_Toc184605912"/>
      <w:bookmarkEnd w:id="68"/>
      <w:bookmarkEnd w:id="69"/>
    </w:p>
    <w:p w14:paraId="72CD8E58" w14:textId="77777777" w:rsidR="005B55F0" w:rsidRPr="005B55F0" w:rsidRDefault="005B55F0" w:rsidP="005B55F0"/>
    <w:p w14:paraId="71E59618" w14:textId="40C19305" w:rsidR="67BB6DE4" w:rsidRPr="00534078" w:rsidRDefault="7BDCEC5F" w:rsidP="00734C10">
      <w:pPr>
        <w:pStyle w:val="Heading2"/>
      </w:pPr>
      <w:r w:rsidRPr="00534078">
        <w:t xml:space="preserve">2.1 </w:t>
      </w:r>
      <w:r w:rsidR="4949E912" w:rsidRPr="00534078">
        <w:t>Data Description</w:t>
      </w:r>
      <w:bookmarkEnd w:id="70"/>
      <w:bookmarkEnd w:id="71"/>
      <w:bookmarkEnd w:id="72"/>
    </w:p>
    <w:p w14:paraId="2676E546" w14:textId="6454118A" w:rsidR="67BB6DE4" w:rsidRPr="00534078" w:rsidRDefault="67BB6DE4" w:rsidP="00B33D64">
      <w:pPr>
        <w:jc w:val="both"/>
      </w:pPr>
      <w:r w:rsidRPr="00534078">
        <w:t>The data collected in this study is based on a structured survey designed to explore factors influencing students’ education and career choices. The dataset comprises responses to 20 multiple-choice and scale-based questions, capturing demographic details, motivational factors, skill alignment, and career aspirations. Below is a breakdown of the data:</w:t>
      </w:r>
    </w:p>
    <w:p w14:paraId="1DA56D1E" w14:textId="2709D92B" w:rsidR="67BB6DE4" w:rsidRPr="00534078" w:rsidRDefault="16E2E5C7" w:rsidP="00BD0F78">
      <w:pPr>
        <w:pStyle w:val="Heading3"/>
        <w:numPr>
          <w:ilvl w:val="2"/>
          <w:numId w:val="28"/>
        </w:numPr>
      </w:pPr>
      <w:r w:rsidRPr="00534078">
        <w:t>Demographics:</w:t>
      </w:r>
    </w:p>
    <w:p w14:paraId="38F2596D" w14:textId="2F4D25FC" w:rsidR="67BB6DE4" w:rsidRPr="00534078" w:rsidRDefault="16E2E5C7" w:rsidP="00BD0F78">
      <w:pPr>
        <w:pStyle w:val="ListParagraph"/>
        <w:jc w:val="both"/>
      </w:pPr>
      <w:r w:rsidRPr="00534078">
        <w:rPr>
          <w:b/>
          <w:bCs/>
        </w:rPr>
        <w:t>Name:</w:t>
      </w:r>
      <w:r w:rsidRPr="00534078">
        <w:t xml:space="preserve"> Open-ended input capturing the respondent's name (optional, depending on anonymity settings).</w:t>
      </w:r>
    </w:p>
    <w:p w14:paraId="31F438BE" w14:textId="000F6DBC" w:rsidR="67BB6DE4" w:rsidRPr="00534078" w:rsidRDefault="16E2E5C7" w:rsidP="00BD0F78">
      <w:pPr>
        <w:pStyle w:val="ListParagraph"/>
        <w:ind w:left="360" w:firstLine="360"/>
        <w:jc w:val="both"/>
      </w:pPr>
      <w:r w:rsidRPr="00534078">
        <w:rPr>
          <w:b/>
          <w:bCs/>
        </w:rPr>
        <w:t>Gender:</w:t>
      </w:r>
      <w:r w:rsidRPr="00534078">
        <w:t xml:space="preserve"> Categorical variable with options (</w:t>
      </w:r>
      <w:r w:rsidRPr="00534078">
        <w:rPr>
          <w:i/>
          <w:iCs/>
        </w:rPr>
        <w:t xml:space="preserve">Male, Female, </w:t>
      </w:r>
      <w:r w:rsidR="3A91078A" w:rsidRPr="00534078">
        <w:rPr>
          <w:i/>
          <w:iCs/>
        </w:rPr>
        <w:t>prefer</w:t>
      </w:r>
      <w:r w:rsidRPr="00534078">
        <w:rPr>
          <w:i/>
          <w:iCs/>
        </w:rPr>
        <w:t xml:space="preserve"> not to say</w:t>
      </w:r>
      <w:r w:rsidRPr="00534078">
        <w:t>).</w:t>
      </w:r>
    </w:p>
    <w:p w14:paraId="3980704C" w14:textId="59A73C9E" w:rsidR="64FF4C45" w:rsidRPr="00CF73FD" w:rsidRDefault="16E2E5C7" w:rsidP="00BD0F78">
      <w:pPr>
        <w:pStyle w:val="ListParagraph"/>
        <w:ind w:left="360" w:firstLine="360"/>
        <w:jc w:val="both"/>
      </w:pPr>
      <w:r w:rsidRPr="00534078">
        <w:rPr>
          <w:b/>
          <w:bCs/>
        </w:rPr>
        <w:t>Age:</w:t>
      </w:r>
      <w:r w:rsidRPr="00534078">
        <w:t xml:space="preserve"> Numerical data capturing the respondent's age.</w:t>
      </w:r>
    </w:p>
    <w:p w14:paraId="0D0BC6BE" w14:textId="77777777" w:rsidR="001A3857" w:rsidRDefault="00CF73FD" w:rsidP="00714C2A">
      <w:pPr>
        <w:sectPr w:rsidR="001A3857" w:rsidSect="008A1BC9">
          <w:headerReference w:type="default" r:id="rId23"/>
          <w:pgSz w:w="12240" w:h="15840"/>
          <w:pgMar w:top="720" w:right="720" w:bottom="720" w:left="720" w:header="720" w:footer="720" w:gutter="0"/>
          <w:pgNumType w:chapStyle="9"/>
          <w:cols w:space="720"/>
          <w:docGrid w:linePitch="381"/>
        </w:sectPr>
      </w:pPr>
      <w:r>
        <w:br w:type="page"/>
      </w:r>
    </w:p>
    <w:p w14:paraId="759359E8" w14:textId="5900A492" w:rsidR="00AD5A89" w:rsidRDefault="00E26B5E" w:rsidP="00E26B5E">
      <w:pPr>
        <w:pStyle w:val="Heading3"/>
      </w:pPr>
      <w:r>
        <w:lastRenderedPageBreak/>
        <w:t xml:space="preserve">2.1.2 </w:t>
      </w:r>
      <w:r w:rsidR="16E2E5C7" w:rsidRPr="00534078">
        <w:t>Degree Choice Influences:</w:t>
      </w:r>
    </w:p>
    <w:p w14:paraId="3D09F54C" w14:textId="77777777" w:rsidR="00AD5A89" w:rsidRPr="00AD5A89" w:rsidRDefault="00AD5A89" w:rsidP="00AD5A89"/>
    <w:p w14:paraId="76949111" w14:textId="4EE4B788" w:rsidR="67BB6DE4" w:rsidRPr="00534078" w:rsidRDefault="16E2E5C7" w:rsidP="00E26B5E">
      <w:pPr>
        <w:jc w:val="both"/>
      </w:pPr>
      <w:r w:rsidRPr="00E26B5E">
        <w:rPr>
          <w:b/>
          <w:bCs/>
        </w:rPr>
        <w:t>Primary Influence:</w:t>
      </w:r>
      <w:r w:rsidRPr="00534078">
        <w:t xml:space="preserve"> Multiple-choice responses identifying the most significant factor influencing the degree choice (e.g., </w:t>
      </w:r>
      <w:r w:rsidRPr="00E26B5E">
        <w:rPr>
          <w:i/>
          <w:iCs/>
        </w:rPr>
        <w:t>Passion for the subject, Career opportunities</w:t>
      </w:r>
      <w:r w:rsidRPr="00534078">
        <w:t>).</w:t>
      </w:r>
    </w:p>
    <w:p w14:paraId="323222D1" w14:textId="17ADE0F8" w:rsidR="67BB6DE4" w:rsidRPr="00534078" w:rsidRDefault="16E2E5C7" w:rsidP="00E26B5E">
      <w:pPr>
        <w:jc w:val="both"/>
      </w:pPr>
      <w:r w:rsidRPr="00E26B5E">
        <w:rPr>
          <w:b/>
          <w:bCs/>
        </w:rPr>
        <w:t>Personal Interest:</w:t>
      </w:r>
      <w:r w:rsidRPr="00534078">
        <w:t xml:space="preserve"> Binary choice (</w:t>
      </w:r>
      <w:r w:rsidRPr="00E26B5E">
        <w:rPr>
          <w:i/>
          <w:iCs/>
        </w:rPr>
        <w:t>Yes, No</w:t>
      </w:r>
      <w:r w:rsidRPr="00534078">
        <w:t>) indicating whether the choice was based on personal interest.</w:t>
      </w:r>
    </w:p>
    <w:p w14:paraId="57084AD7" w14:textId="6E957D76" w:rsidR="67BB6DE4" w:rsidRPr="00534078" w:rsidRDefault="16E2E5C7" w:rsidP="00E26B5E">
      <w:pPr>
        <w:jc w:val="both"/>
      </w:pPr>
      <w:r w:rsidRPr="00E26B5E">
        <w:rPr>
          <w:b/>
          <w:bCs/>
        </w:rPr>
        <w:t>Job Market Impact:</w:t>
      </w:r>
      <w:r w:rsidRPr="00534078">
        <w:t xml:space="preserve"> Likert-scale variable assessing the degree of influence from job market demand (</w:t>
      </w:r>
      <w:r w:rsidRPr="00E26B5E">
        <w:rPr>
          <w:i/>
          <w:iCs/>
        </w:rPr>
        <w:t>Very much, Somewhat, Not at all</w:t>
      </w:r>
      <w:r w:rsidRPr="00534078">
        <w:t>).</w:t>
      </w:r>
    </w:p>
    <w:p w14:paraId="4FD07860" w14:textId="77D5373E" w:rsidR="67BB6DE4" w:rsidRPr="00534078" w:rsidRDefault="16E2E5C7" w:rsidP="00E26B5E">
      <w:pPr>
        <w:jc w:val="both"/>
      </w:pPr>
      <w:r w:rsidRPr="00E26B5E">
        <w:rPr>
          <w:b/>
          <w:bCs/>
        </w:rPr>
        <w:t>Recommendations:</w:t>
      </w:r>
      <w:r w:rsidRPr="00534078">
        <w:t xml:space="preserve"> Binary choice (</w:t>
      </w:r>
      <w:r w:rsidRPr="00E26B5E">
        <w:rPr>
          <w:i/>
          <w:iCs/>
        </w:rPr>
        <w:t>Yes, No</w:t>
      </w:r>
      <w:r w:rsidRPr="00534078">
        <w:t>) indicating whether recommendations from others influenced the decision.</w:t>
      </w:r>
    </w:p>
    <w:p w14:paraId="48B37BC7" w14:textId="6B5EA5D7" w:rsidR="00CF73FD" w:rsidRDefault="16E2E5C7" w:rsidP="00E26B5E">
      <w:pPr>
        <w:jc w:val="both"/>
      </w:pPr>
      <w:r w:rsidRPr="00E26B5E">
        <w:rPr>
          <w:b/>
          <w:bCs/>
        </w:rPr>
        <w:t>Alternative Consideration:</w:t>
      </w:r>
      <w:r w:rsidRPr="00534078">
        <w:t xml:space="preserve"> Binary choice (</w:t>
      </w:r>
      <w:r w:rsidRPr="00E26B5E">
        <w:rPr>
          <w:i/>
          <w:iCs/>
        </w:rPr>
        <w:t>Yes, No</w:t>
      </w:r>
      <w:r w:rsidRPr="00534078">
        <w:t>) indicating if the respondent considered other degree programs.</w:t>
      </w:r>
    </w:p>
    <w:p w14:paraId="1F9D29F0" w14:textId="4C6D4A24" w:rsidR="00CF73FD" w:rsidRPr="00CF73FD" w:rsidRDefault="00CF73FD" w:rsidP="00714C2A">
      <w:r>
        <w:br w:type="page"/>
      </w:r>
    </w:p>
    <w:p w14:paraId="15762E03" w14:textId="59118CEF" w:rsidR="008A5FFD" w:rsidRPr="008A5FFD" w:rsidRDefault="007779BC" w:rsidP="00B1531C">
      <w:pPr>
        <w:pStyle w:val="Heading3"/>
      </w:pPr>
      <w:r>
        <w:lastRenderedPageBreak/>
        <w:t>2.1.3</w:t>
      </w:r>
      <w:r>
        <w:tab/>
      </w:r>
      <w:r w:rsidR="16E2E5C7" w:rsidRPr="00534078">
        <w:t>Skill Alignment and Development:</w:t>
      </w:r>
    </w:p>
    <w:p w14:paraId="26FE1E8D" w14:textId="77777777" w:rsidR="005719A0" w:rsidRPr="005719A0" w:rsidRDefault="005719A0" w:rsidP="005719A0"/>
    <w:p w14:paraId="0DD21D5C" w14:textId="3CD0951A" w:rsidR="67BB6DE4" w:rsidRPr="00534078" w:rsidRDefault="16E2E5C7" w:rsidP="00BA7508">
      <w:pPr>
        <w:pStyle w:val="ListParagraph"/>
        <w:jc w:val="both"/>
      </w:pPr>
      <w:r w:rsidRPr="00534078">
        <w:rPr>
          <w:b/>
          <w:bCs/>
        </w:rPr>
        <w:t>Skill Alignment:</w:t>
      </w:r>
      <w:r w:rsidRPr="00534078">
        <w:t xml:space="preserve"> Responses to whether the respondent’s skills align with their degree (</w:t>
      </w:r>
      <w:r w:rsidRPr="00534078">
        <w:rPr>
          <w:i/>
          <w:iCs/>
        </w:rPr>
        <w:t>Yes, No, Somewhat</w:t>
      </w:r>
      <w:r w:rsidRPr="00534078">
        <w:t>).</w:t>
      </w:r>
    </w:p>
    <w:p w14:paraId="3A784F64" w14:textId="00CF55EC" w:rsidR="67BB6DE4" w:rsidRPr="00534078" w:rsidRDefault="16E2E5C7" w:rsidP="00BA7508">
      <w:pPr>
        <w:pStyle w:val="ListParagraph"/>
        <w:jc w:val="both"/>
      </w:pPr>
      <w:r w:rsidRPr="00534078">
        <w:rPr>
          <w:b/>
          <w:bCs/>
        </w:rPr>
        <w:t>Skill Development:</w:t>
      </w:r>
      <w:r w:rsidRPr="00534078">
        <w:t xml:space="preserve"> Binary choice (</w:t>
      </w:r>
      <w:r w:rsidRPr="00534078">
        <w:rPr>
          <w:i/>
          <w:iCs/>
        </w:rPr>
        <w:t>Yes, No</w:t>
      </w:r>
      <w:r w:rsidRPr="00534078">
        <w:t>) indicating active engagement in skill development activities outside the curriculum.</w:t>
      </w:r>
    </w:p>
    <w:p w14:paraId="400FCEC4" w14:textId="4B8DF89A" w:rsidR="67BB6DE4" w:rsidRPr="00CF73FD" w:rsidRDefault="16E2E5C7" w:rsidP="00BA7508">
      <w:pPr>
        <w:pStyle w:val="ListParagraph"/>
        <w:jc w:val="both"/>
      </w:pPr>
      <w:r w:rsidRPr="00534078">
        <w:rPr>
          <w:b/>
          <w:bCs/>
        </w:rPr>
        <w:t>Extracurricular Participation:</w:t>
      </w:r>
      <w:r w:rsidRPr="00534078">
        <w:t xml:space="preserve"> Frequency scale (</w:t>
      </w:r>
      <w:r w:rsidRPr="00534078">
        <w:rPr>
          <w:i/>
          <w:iCs/>
        </w:rPr>
        <w:t xml:space="preserve">Regularly, Occasionally, </w:t>
      </w:r>
      <w:r w:rsidR="61BFC8A7" w:rsidRPr="00534078">
        <w:rPr>
          <w:i/>
          <w:iCs/>
        </w:rPr>
        <w:t>not</w:t>
      </w:r>
      <w:r w:rsidRPr="00534078">
        <w:rPr>
          <w:i/>
          <w:iCs/>
        </w:rPr>
        <w:t xml:space="preserve"> at all</w:t>
      </w:r>
      <w:r w:rsidRPr="00534078">
        <w:t>) regarding participation in field-related activities.</w:t>
      </w:r>
    </w:p>
    <w:p w14:paraId="27A8019E" w14:textId="77777777" w:rsidR="00CF73FD" w:rsidRDefault="00CF73FD" w:rsidP="00714C2A">
      <w:pPr>
        <w:rPr>
          <w:rFonts w:eastAsiaTheme="minorEastAsia"/>
          <w:sz w:val="32"/>
          <w:szCs w:val="32"/>
        </w:rPr>
      </w:pPr>
      <w:r>
        <w:br w:type="page"/>
      </w:r>
    </w:p>
    <w:p w14:paraId="4C68423C" w14:textId="7C62D7B3" w:rsidR="67BB6DE4" w:rsidRPr="00534078" w:rsidRDefault="74E04232" w:rsidP="00734C10">
      <w:pPr>
        <w:pStyle w:val="Heading3"/>
      </w:pPr>
      <w:r w:rsidRPr="00534078">
        <w:lastRenderedPageBreak/>
        <w:t>2.1.</w:t>
      </w:r>
      <w:r w:rsidR="00611241">
        <w:t>4</w:t>
      </w:r>
      <w:r w:rsidRPr="00534078">
        <w:t xml:space="preserve"> </w:t>
      </w:r>
      <w:r w:rsidR="16E2E5C7" w:rsidRPr="00534078">
        <w:t>Career Confidence and Aspirations:</w:t>
      </w:r>
    </w:p>
    <w:p w14:paraId="7E49184A" w14:textId="77777777" w:rsidR="003B1F41" w:rsidRPr="003B1F41" w:rsidRDefault="003B1F41" w:rsidP="003B1F41"/>
    <w:p w14:paraId="3623D2D5" w14:textId="5F748D93" w:rsidR="67BB6DE4" w:rsidRPr="00534078" w:rsidRDefault="16E2E5C7" w:rsidP="005F30FA">
      <w:pPr>
        <w:ind w:left="720"/>
        <w:jc w:val="both"/>
      </w:pPr>
      <w:r w:rsidRPr="00534078">
        <w:rPr>
          <w:b/>
          <w:bCs/>
        </w:rPr>
        <w:t>Confidence in Employment:</w:t>
      </w:r>
      <w:r w:rsidRPr="00534078">
        <w:t xml:space="preserve"> A 5-point Likert scale (</w:t>
      </w:r>
      <w:r w:rsidRPr="00534078">
        <w:rPr>
          <w:i/>
          <w:iCs/>
        </w:rPr>
        <w:t>1 – Not confident at all to 5 – Very confident</w:t>
      </w:r>
      <w:r w:rsidRPr="00534078">
        <w:t>) measuring employment confidence.</w:t>
      </w:r>
    </w:p>
    <w:p w14:paraId="225C6261" w14:textId="4F163979" w:rsidR="67BB6DE4" w:rsidRPr="00534078" w:rsidRDefault="16E2E5C7" w:rsidP="005F30FA">
      <w:pPr>
        <w:pStyle w:val="ListParagraph"/>
        <w:jc w:val="both"/>
      </w:pPr>
      <w:r w:rsidRPr="00534078">
        <w:rPr>
          <w:b/>
          <w:bCs/>
        </w:rPr>
        <w:t>Preferred Career Path:</w:t>
      </w:r>
      <w:r w:rsidRPr="00534078">
        <w:t xml:space="preserve"> Categorical data indicating post-graduation plans (e.g., </w:t>
      </w:r>
      <w:r w:rsidRPr="00534078">
        <w:rPr>
          <w:i/>
          <w:iCs/>
        </w:rPr>
        <w:t>Employment, Entrepreneurship, Further education</w:t>
      </w:r>
      <w:r w:rsidRPr="00534078">
        <w:t>).</w:t>
      </w:r>
    </w:p>
    <w:p w14:paraId="166FAB54" w14:textId="07B1F7F5" w:rsidR="67BB6DE4" w:rsidRPr="00534078" w:rsidRDefault="16E2E5C7" w:rsidP="005F30FA">
      <w:pPr>
        <w:pStyle w:val="ListParagraph"/>
        <w:jc w:val="both"/>
      </w:pPr>
      <w:r w:rsidRPr="00534078">
        <w:rPr>
          <w:b/>
          <w:bCs/>
        </w:rPr>
        <w:t>Field Alignment:</w:t>
      </w:r>
      <w:r w:rsidRPr="00534078">
        <w:t xml:space="preserve"> Multiple-choice (</w:t>
      </w:r>
      <w:r w:rsidRPr="00534078">
        <w:rPr>
          <w:i/>
          <w:iCs/>
        </w:rPr>
        <w:t>Yes, No, Maybe</w:t>
      </w:r>
      <w:r w:rsidRPr="00534078">
        <w:t>) indicating plans to work in the same field as the degree.</w:t>
      </w:r>
    </w:p>
    <w:p w14:paraId="7EB2EFC4" w14:textId="447B2423" w:rsidR="67BB6DE4" w:rsidRPr="00534078" w:rsidRDefault="16E2E5C7" w:rsidP="005F30FA">
      <w:pPr>
        <w:pStyle w:val="ListParagraph"/>
        <w:jc w:val="both"/>
      </w:pPr>
      <w:r w:rsidRPr="00534078">
        <w:rPr>
          <w:b/>
          <w:bCs/>
        </w:rPr>
        <w:t>Work Location Preference:</w:t>
      </w:r>
      <w:r w:rsidRPr="00534078">
        <w:t xml:space="preserve"> Categorical variable capturing preference for post-graduation work location (</w:t>
      </w:r>
      <w:r w:rsidRPr="00534078">
        <w:rPr>
          <w:i/>
          <w:iCs/>
        </w:rPr>
        <w:t>Home country, Abroad, No preference</w:t>
      </w:r>
      <w:r w:rsidRPr="00534078">
        <w:t>).</w:t>
      </w:r>
    </w:p>
    <w:p w14:paraId="593EAEF2" w14:textId="678A718B" w:rsidR="67BB6DE4" w:rsidRPr="00534078" w:rsidRDefault="16E2E5C7" w:rsidP="005F30FA">
      <w:pPr>
        <w:pStyle w:val="ListParagraph"/>
        <w:jc w:val="both"/>
        <w:rPr>
          <w:b/>
          <w:bCs/>
        </w:rPr>
      </w:pPr>
      <w:r w:rsidRPr="00534078">
        <w:rPr>
          <w:b/>
          <w:bCs/>
        </w:rPr>
        <w:t>Further Education Plans:</w:t>
      </w:r>
      <w:r w:rsidRPr="00534078">
        <w:t xml:space="preserve"> Multiple-choice (</w:t>
      </w:r>
      <w:r w:rsidRPr="00534078">
        <w:rPr>
          <w:i/>
          <w:iCs/>
        </w:rPr>
        <w:t>Yes, No, Maybe</w:t>
      </w:r>
      <w:r w:rsidRPr="00534078">
        <w:t>) capturing intentions to pursue further education.</w:t>
      </w:r>
    </w:p>
    <w:p w14:paraId="1C0EB571" w14:textId="77777777" w:rsidR="00CF73FD" w:rsidRDefault="00CF73FD" w:rsidP="00714C2A">
      <w:pPr>
        <w:rPr>
          <w:rFonts w:eastAsiaTheme="minorEastAsia"/>
          <w:sz w:val="32"/>
          <w:szCs w:val="32"/>
        </w:rPr>
      </w:pPr>
      <w:r>
        <w:br w:type="page"/>
      </w:r>
    </w:p>
    <w:p w14:paraId="36058AEC" w14:textId="34EA3053" w:rsidR="67BB6DE4" w:rsidRPr="00534078" w:rsidRDefault="67FEF4CF" w:rsidP="00734C10">
      <w:pPr>
        <w:pStyle w:val="Heading3"/>
      </w:pPr>
      <w:r w:rsidRPr="00534078">
        <w:lastRenderedPageBreak/>
        <w:t>2.1.</w:t>
      </w:r>
      <w:r w:rsidR="007F2BC3">
        <w:t>5</w:t>
      </w:r>
      <w:r w:rsidRPr="00534078">
        <w:t xml:space="preserve"> </w:t>
      </w:r>
      <w:r w:rsidR="16E2E5C7" w:rsidRPr="00534078">
        <w:t>Influences and Career Priorities:</w:t>
      </w:r>
    </w:p>
    <w:p w14:paraId="38C0B8A6" w14:textId="77777777" w:rsidR="000D1B37" w:rsidRPr="000D1B37" w:rsidRDefault="000D1B37" w:rsidP="000D1B37"/>
    <w:p w14:paraId="1EC9DD3F" w14:textId="0DBDBE60" w:rsidR="67BB6DE4" w:rsidRPr="00534078" w:rsidRDefault="16E2E5C7" w:rsidP="00F224D8">
      <w:pPr>
        <w:ind w:left="720"/>
        <w:jc w:val="both"/>
      </w:pPr>
      <w:r w:rsidRPr="00534078">
        <w:rPr>
          <w:b/>
          <w:bCs/>
        </w:rPr>
        <w:t>Biggest Career Influence:</w:t>
      </w:r>
      <w:r w:rsidRPr="00534078">
        <w:t xml:space="preserve"> Multiple-choice identifying the primary influence on career goals (e.g., </w:t>
      </w:r>
      <w:r w:rsidRPr="00534078">
        <w:rPr>
          <w:i/>
          <w:iCs/>
        </w:rPr>
        <w:t>Family, Professors, Friends, Media, Self</w:t>
      </w:r>
      <w:r w:rsidRPr="00534078">
        <w:t>).</w:t>
      </w:r>
    </w:p>
    <w:p w14:paraId="464CE4CE" w14:textId="5F41FFA7" w:rsidR="67BB6DE4" w:rsidRPr="00534078" w:rsidRDefault="16E2E5C7" w:rsidP="00F224D8">
      <w:pPr>
        <w:ind w:left="720"/>
        <w:jc w:val="both"/>
      </w:pPr>
      <w:r w:rsidRPr="00534078">
        <w:rPr>
          <w:b/>
          <w:bCs/>
        </w:rPr>
        <w:t>Work-Life Balance Importance:</w:t>
      </w:r>
      <w:r w:rsidRPr="00534078">
        <w:t xml:space="preserve"> Likert scale (</w:t>
      </w:r>
      <w:r w:rsidRPr="00534078">
        <w:rPr>
          <w:i/>
          <w:iCs/>
        </w:rPr>
        <w:t>1 – Not important to 5 – Very important</w:t>
      </w:r>
      <w:r w:rsidRPr="00534078">
        <w:t>) assessing the priority of work-life balance.</w:t>
      </w:r>
    </w:p>
    <w:p w14:paraId="2CC9FBD1" w14:textId="2EA7F35F" w:rsidR="67BB6DE4" w:rsidRPr="00534078" w:rsidRDefault="16E2E5C7" w:rsidP="00F224D8">
      <w:pPr>
        <w:ind w:left="720"/>
        <w:jc w:val="both"/>
      </w:pPr>
      <w:r w:rsidRPr="00534078">
        <w:rPr>
          <w:b/>
          <w:bCs/>
        </w:rPr>
        <w:t>Degree Preparation:</w:t>
      </w:r>
      <w:r w:rsidRPr="00534078">
        <w:t xml:space="preserve"> Responses on whether the degree prepares them for their career (</w:t>
      </w:r>
      <w:r w:rsidRPr="00534078">
        <w:rPr>
          <w:i/>
          <w:iCs/>
        </w:rPr>
        <w:t>Yes, No, Somewhat</w:t>
      </w:r>
      <w:r w:rsidRPr="00534078">
        <w:t>).</w:t>
      </w:r>
    </w:p>
    <w:p w14:paraId="2FEC7C17" w14:textId="2BD7B236" w:rsidR="67BB6DE4" w:rsidRPr="00534078" w:rsidRDefault="16E2E5C7" w:rsidP="00F224D8">
      <w:pPr>
        <w:ind w:left="720"/>
        <w:jc w:val="both"/>
      </w:pPr>
      <w:r w:rsidRPr="00534078">
        <w:rPr>
          <w:b/>
          <w:bCs/>
        </w:rPr>
        <w:t>Career Goal Confidence:</w:t>
      </w:r>
      <w:r w:rsidRPr="00534078">
        <w:t xml:space="preserve"> A 5-point Likert scale measuring confidence in achieving career goals.</w:t>
      </w:r>
    </w:p>
    <w:p w14:paraId="6533ACA0" w14:textId="2E02049D" w:rsidR="64FF4C45" w:rsidRPr="00534078" w:rsidRDefault="64FF4C45" w:rsidP="00652EB4">
      <w:pPr>
        <w:jc w:val="both"/>
      </w:pPr>
    </w:p>
    <w:p w14:paraId="33D1C8A5" w14:textId="77777777" w:rsidR="007F2BC3" w:rsidRDefault="007F2BC3">
      <w:pPr>
        <w:spacing w:after="160"/>
        <w:rPr>
          <w:rFonts w:eastAsiaTheme="minorEastAsia"/>
          <w:b/>
          <w:bCs/>
          <w:sz w:val="32"/>
          <w:szCs w:val="32"/>
        </w:rPr>
      </w:pPr>
      <w:r>
        <w:br w:type="page"/>
      </w:r>
    </w:p>
    <w:p w14:paraId="6C27B598" w14:textId="7CFDE89D" w:rsidR="67BB6DE4" w:rsidRPr="00534078" w:rsidRDefault="008075C8" w:rsidP="008075C8">
      <w:pPr>
        <w:pStyle w:val="Heading3"/>
      </w:pPr>
      <w:r w:rsidRPr="008075C8">
        <w:lastRenderedPageBreak/>
        <w:t>2.1.</w:t>
      </w:r>
      <w:r w:rsidR="007F2BC3">
        <w:t>6</w:t>
      </w:r>
      <w:r w:rsidRPr="008075C8">
        <w:t xml:space="preserve"> </w:t>
      </w:r>
      <w:r w:rsidR="16E2E5C7" w:rsidRPr="00534078">
        <w:t>Key Features:</w:t>
      </w:r>
    </w:p>
    <w:p w14:paraId="353F3B5E" w14:textId="77777777" w:rsidR="001D3BAB" w:rsidRPr="001D3BAB" w:rsidRDefault="001D3BAB" w:rsidP="001D3BAB"/>
    <w:p w14:paraId="7CBBD307" w14:textId="0044DE8B" w:rsidR="67BB6DE4" w:rsidRPr="00534078" w:rsidRDefault="16E2E5C7" w:rsidP="008075C8">
      <w:pPr>
        <w:ind w:left="720"/>
        <w:jc w:val="both"/>
      </w:pPr>
      <w:r w:rsidRPr="00534078">
        <w:rPr>
          <w:b/>
          <w:bCs/>
        </w:rPr>
        <w:t>Question Format:</w:t>
      </w:r>
      <w:r w:rsidRPr="00534078">
        <w:t xml:space="preserve"> Predominantly multiple-choice and Likert scale questions for quantitative analysis, with </w:t>
      </w:r>
      <w:r w:rsidR="7C522D34" w:rsidRPr="00534078">
        <w:t xml:space="preserve">2 </w:t>
      </w:r>
      <w:r w:rsidRPr="00534078">
        <w:t>open-ended field</w:t>
      </w:r>
      <w:r w:rsidR="02D1A8C4" w:rsidRPr="00534078">
        <w:t>s</w:t>
      </w:r>
      <w:r w:rsidRPr="00534078">
        <w:t xml:space="preserve"> (Name</w:t>
      </w:r>
      <w:r w:rsidR="1397587E" w:rsidRPr="00534078">
        <w:t xml:space="preserve"> and Age</w:t>
      </w:r>
      <w:r w:rsidRPr="00534078">
        <w:t>).</w:t>
      </w:r>
    </w:p>
    <w:p w14:paraId="162F7253" w14:textId="27A92995" w:rsidR="34A3FD0C" w:rsidRPr="00534078" w:rsidRDefault="16E2E5C7" w:rsidP="008075C8">
      <w:pPr>
        <w:ind w:left="720"/>
        <w:jc w:val="both"/>
      </w:pPr>
      <w:r w:rsidRPr="00534078">
        <w:rPr>
          <w:b/>
          <w:bCs/>
        </w:rPr>
        <w:t>Focus Areas:</w:t>
      </w:r>
      <w:r w:rsidRPr="00534078">
        <w:t xml:space="preserve"> This dataset addresses personal, academic, and career-oriented aspects, making it ideal for analyzing trends in education and career decision-making.</w:t>
      </w:r>
    </w:p>
    <w:p w14:paraId="0152336F" w14:textId="77777777" w:rsidR="00D16CCF" w:rsidRDefault="64FF4C45" w:rsidP="00714C2A">
      <w:pPr>
        <w:sectPr w:rsidR="00D16CCF" w:rsidSect="008A1BC9">
          <w:headerReference w:type="default" r:id="rId24"/>
          <w:pgSz w:w="12240" w:h="15840"/>
          <w:pgMar w:top="720" w:right="720" w:bottom="720" w:left="720" w:header="720" w:footer="720" w:gutter="0"/>
          <w:pgNumType w:chapStyle="9"/>
          <w:cols w:space="720"/>
          <w:docGrid w:linePitch="381"/>
        </w:sectPr>
      </w:pPr>
      <w:r w:rsidRPr="00534078">
        <w:br w:type="page"/>
      </w:r>
    </w:p>
    <w:p w14:paraId="7932A34B" w14:textId="0FBEDA83" w:rsidR="7B2F208F" w:rsidRDefault="001932AD" w:rsidP="001932AD">
      <w:pPr>
        <w:pStyle w:val="Heading2"/>
        <w:jc w:val="both"/>
      </w:pPr>
      <w:bookmarkStart w:id="73" w:name="_Toc260593791"/>
      <w:bookmarkStart w:id="74" w:name="_Toc1909413600"/>
      <w:bookmarkStart w:id="75" w:name="_Toc184605913"/>
      <w:r>
        <w:lastRenderedPageBreak/>
        <w:t>2.2 T</w:t>
      </w:r>
      <w:r w:rsidR="227A04AF" w:rsidRPr="00534078">
        <w:t>echnical Description</w:t>
      </w:r>
      <w:bookmarkEnd w:id="73"/>
      <w:bookmarkEnd w:id="74"/>
      <w:bookmarkEnd w:id="75"/>
    </w:p>
    <w:p w14:paraId="58422919" w14:textId="77777777" w:rsidR="005933F1" w:rsidRPr="005933F1" w:rsidRDefault="005933F1" w:rsidP="005933F1">
      <w:pPr>
        <w:ind w:left="360"/>
      </w:pPr>
    </w:p>
    <w:p w14:paraId="49BFFAE8" w14:textId="74C462EB" w:rsidR="7B2F208F" w:rsidRPr="00534078" w:rsidRDefault="7B2F208F" w:rsidP="00622F00">
      <w:pPr>
        <w:jc w:val="both"/>
      </w:pPr>
      <w:r w:rsidRPr="00534078">
        <w:t>This survey data was collected and analyzed using structured techniques to ensure accuracy and relevance. Below is a detailed technical description, highlighting the use of pivot tables for advanced data analysis.</w:t>
      </w:r>
    </w:p>
    <w:p w14:paraId="2F604773" w14:textId="4DB12225" w:rsidR="7B2F208F" w:rsidRPr="00534078" w:rsidRDefault="00ADF0CB" w:rsidP="00B1531C">
      <w:pPr>
        <w:pStyle w:val="Heading3"/>
      </w:pPr>
      <w:r w:rsidRPr="00534078">
        <w:t>2.2.</w:t>
      </w:r>
      <w:r w:rsidR="5691172F" w:rsidRPr="00534078">
        <w:t>1</w:t>
      </w:r>
      <w:r w:rsidR="18F6A653" w:rsidRPr="00534078">
        <w:t xml:space="preserve"> </w:t>
      </w:r>
      <w:r w:rsidR="5691172F" w:rsidRPr="00534078">
        <w:t>Data Collection Methodology</w:t>
      </w:r>
    </w:p>
    <w:p w14:paraId="6264F486" w14:textId="6B573D9A" w:rsidR="7B2F208F" w:rsidRPr="00534078" w:rsidRDefault="7B2F208F" w:rsidP="00FB5488">
      <w:pPr>
        <w:pStyle w:val="ListParagraph"/>
        <w:spacing w:before="240" w:after="240"/>
        <w:jc w:val="both"/>
      </w:pPr>
      <w:r w:rsidRPr="00534078">
        <w:rPr>
          <w:b/>
          <w:bCs/>
        </w:rPr>
        <w:t>Survey Platform:</w:t>
      </w:r>
    </w:p>
    <w:p w14:paraId="00A29281" w14:textId="44798F97" w:rsidR="7B2F208F" w:rsidRPr="00534078" w:rsidRDefault="7B2F208F" w:rsidP="00622F00">
      <w:pPr>
        <w:pStyle w:val="ListParagraph"/>
        <w:spacing w:before="240" w:after="240"/>
        <w:jc w:val="both"/>
      </w:pPr>
      <w:r w:rsidRPr="00534078">
        <w:t>The data was collected using Google Forms, a user-friendly online platform for creating structured questionnaires with a variety of response formats (e.g., multiple-choice, Likert scale, and open-ended).</w:t>
      </w:r>
    </w:p>
    <w:p w14:paraId="2F2CE607" w14:textId="3957C947" w:rsidR="7B2F208F" w:rsidRPr="00534078" w:rsidRDefault="7B2F208F" w:rsidP="00FB5488">
      <w:pPr>
        <w:pStyle w:val="ListParagraph"/>
        <w:spacing w:before="240" w:after="240"/>
        <w:jc w:val="both"/>
        <w:rPr>
          <w:b/>
          <w:bCs/>
        </w:rPr>
      </w:pPr>
      <w:r w:rsidRPr="00534078">
        <w:rPr>
          <w:b/>
          <w:bCs/>
        </w:rPr>
        <w:t>Question Design:</w:t>
      </w:r>
    </w:p>
    <w:p w14:paraId="4700B80C" w14:textId="7C952B47" w:rsidR="7B2F208F" w:rsidRPr="00534078" w:rsidRDefault="7B2F208F" w:rsidP="00FB5488">
      <w:pPr>
        <w:pStyle w:val="ListParagraph"/>
        <w:jc w:val="both"/>
      </w:pPr>
      <w:r w:rsidRPr="00534078">
        <w:t>The survey contained 20 questions designed to capture demographic information, educational influences, career aspirations, skill alignment, and confidence levels.</w:t>
      </w:r>
    </w:p>
    <w:p w14:paraId="71A7A35F" w14:textId="0FF70FAF" w:rsidR="34A3FD0C" w:rsidRPr="00534078" w:rsidRDefault="5691172F" w:rsidP="00FB5488">
      <w:pPr>
        <w:pStyle w:val="ListParagraph"/>
        <w:jc w:val="both"/>
      </w:pPr>
      <w:r w:rsidRPr="00534078">
        <w:t>Responses were designed to generate both categorical data (e.g., gender, career influence) and ordinal data (e.g., Likert-scale questions measuring confidence or importance).</w:t>
      </w:r>
    </w:p>
    <w:p w14:paraId="08102384" w14:textId="4796F3AA" w:rsidR="7B2F208F" w:rsidRPr="00534078" w:rsidRDefault="7B2F208F" w:rsidP="000D27B7">
      <w:pPr>
        <w:pStyle w:val="ListParagraph"/>
        <w:spacing w:before="240" w:after="240"/>
        <w:jc w:val="both"/>
        <w:rPr>
          <w:b/>
          <w:bCs/>
        </w:rPr>
      </w:pPr>
      <w:r w:rsidRPr="00534078">
        <w:rPr>
          <w:b/>
          <w:bCs/>
        </w:rPr>
        <w:t>Target Audience:</w:t>
      </w:r>
    </w:p>
    <w:p w14:paraId="27F05EA1" w14:textId="1C9F8E0B" w:rsidR="005D1082" w:rsidRPr="00B2148E" w:rsidRDefault="5691172F" w:rsidP="000D27B7">
      <w:pPr>
        <w:pStyle w:val="ListParagraph"/>
        <w:spacing w:before="240" w:after="240"/>
        <w:jc w:val="both"/>
        <w:rPr>
          <w:b/>
          <w:bCs/>
        </w:rPr>
      </w:pPr>
      <w:r w:rsidRPr="00534078">
        <w:t>The survey targeted students, aiming to uncover patterns in educational choices and career planning.</w:t>
      </w:r>
    </w:p>
    <w:p w14:paraId="4B378415" w14:textId="77777777" w:rsidR="00C306F6" w:rsidRDefault="00B2148E" w:rsidP="00622F00">
      <w:pPr>
        <w:jc w:val="both"/>
        <w:sectPr w:rsidR="00C306F6" w:rsidSect="008A1BC9">
          <w:headerReference w:type="default" r:id="rId25"/>
          <w:pgSz w:w="12240" w:h="15840"/>
          <w:pgMar w:top="720" w:right="720" w:bottom="720" w:left="720" w:header="720" w:footer="720" w:gutter="0"/>
          <w:pgNumType w:chapStyle="9"/>
          <w:cols w:space="720"/>
          <w:docGrid w:linePitch="381"/>
        </w:sectPr>
      </w:pPr>
      <w:r>
        <w:br w:type="page"/>
      </w:r>
    </w:p>
    <w:p w14:paraId="7BAD57AF" w14:textId="15285EF3" w:rsidR="7B2F208F" w:rsidRPr="00534078" w:rsidRDefault="08A4A02D" w:rsidP="00B1531C">
      <w:pPr>
        <w:pStyle w:val="Heading3"/>
      </w:pPr>
      <w:r w:rsidRPr="00534078">
        <w:lastRenderedPageBreak/>
        <w:t>2.</w:t>
      </w:r>
      <w:r w:rsidR="5691172F" w:rsidRPr="00534078">
        <w:t>2.</w:t>
      </w:r>
      <w:r w:rsidR="1DC8891A" w:rsidRPr="00534078">
        <w:t>2</w:t>
      </w:r>
      <w:r w:rsidR="5691172F" w:rsidRPr="00534078">
        <w:t xml:space="preserve"> Data Processing Tools</w:t>
      </w:r>
    </w:p>
    <w:p w14:paraId="6FBEA02C" w14:textId="77777777" w:rsidR="7B2F208F" w:rsidRPr="00534078" w:rsidRDefault="7B2F208F" w:rsidP="003D1BB6">
      <w:pPr>
        <w:pStyle w:val="ListParagraph"/>
        <w:spacing w:before="240" w:after="240"/>
        <w:jc w:val="both"/>
        <w:rPr>
          <w:b/>
          <w:bCs/>
        </w:rPr>
      </w:pPr>
      <w:r w:rsidRPr="00534078">
        <w:rPr>
          <w:b/>
          <w:bCs/>
        </w:rPr>
        <w:t>Platform for Analysis:</w:t>
      </w:r>
    </w:p>
    <w:p w14:paraId="5EEA9281" w14:textId="0BC06A67" w:rsidR="7B2F208F" w:rsidRPr="003D1BB6" w:rsidRDefault="7B2F208F" w:rsidP="003D1BB6">
      <w:pPr>
        <w:pStyle w:val="ListParagraph"/>
        <w:spacing w:before="240" w:after="240"/>
        <w:jc w:val="both"/>
        <w:rPr>
          <w:b/>
        </w:rPr>
      </w:pPr>
      <w:r w:rsidRPr="00534078">
        <w:t xml:space="preserve">The data collected via Google Forms was exported to </w:t>
      </w:r>
      <w:r w:rsidRPr="00534078">
        <w:rPr>
          <w:b/>
          <w:bCs/>
        </w:rPr>
        <w:t>Microsoft Excel</w:t>
      </w:r>
      <w:r w:rsidRPr="00534078">
        <w:t xml:space="preserve"> for organization, cleaning, and analysis.</w:t>
      </w:r>
    </w:p>
    <w:p w14:paraId="6630786C" w14:textId="47454862" w:rsidR="7B2F208F" w:rsidRPr="00534078" w:rsidRDefault="7B2F208F" w:rsidP="003D1BB6">
      <w:pPr>
        <w:pStyle w:val="ListParagraph"/>
        <w:spacing w:before="240" w:after="240"/>
        <w:jc w:val="both"/>
        <w:rPr>
          <w:b/>
          <w:bCs/>
        </w:rPr>
      </w:pPr>
      <w:r w:rsidRPr="00534078">
        <w:rPr>
          <w:b/>
          <w:bCs/>
        </w:rPr>
        <w:t>Data Cleaning and Preparation:</w:t>
      </w:r>
    </w:p>
    <w:p w14:paraId="602A3608" w14:textId="79EC6B35" w:rsidR="7B2F208F" w:rsidRPr="00534078" w:rsidRDefault="00346E7A" w:rsidP="003D1BB6">
      <w:pPr>
        <w:pStyle w:val="ListParagraph"/>
        <w:jc w:val="both"/>
      </w:pPr>
      <w:r>
        <w:t xml:space="preserve">56 </w:t>
      </w:r>
      <w:r w:rsidRPr="00346E7A">
        <w:t>rows of data were reviewed to identify and remove incomplete or invalid responses.</w:t>
      </w:r>
    </w:p>
    <w:p w14:paraId="63D96930" w14:textId="0710C1CE" w:rsidR="000D6A43" w:rsidRPr="00B2148E" w:rsidRDefault="5691172F" w:rsidP="003D1BB6">
      <w:pPr>
        <w:pStyle w:val="ListParagraph"/>
        <w:jc w:val="both"/>
      </w:pPr>
      <w:r w:rsidRPr="00534078">
        <w:t xml:space="preserve">Data was organized into structured tables, where each row represents a </w:t>
      </w:r>
      <w:r w:rsidR="00CC0CDA" w:rsidRPr="00534078">
        <w:t>respondent,</w:t>
      </w:r>
      <w:r w:rsidRPr="00534078">
        <w:t xml:space="preserve"> and each column represents a survey question</w:t>
      </w:r>
    </w:p>
    <w:p w14:paraId="3D99D9D8" w14:textId="77777777" w:rsidR="00B2148E" w:rsidRDefault="00B2148E" w:rsidP="00622F00">
      <w:pPr>
        <w:jc w:val="both"/>
        <w:rPr>
          <w:rFonts w:eastAsiaTheme="minorEastAsia"/>
          <w:sz w:val="32"/>
          <w:szCs w:val="32"/>
        </w:rPr>
      </w:pPr>
      <w:r>
        <w:br w:type="page"/>
      </w:r>
    </w:p>
    <w:p w14:paraId="37B33640" w14:textId="4697836D" w:rsidR="7B2F208F" w:rsidRPr="00534078" w:rsidRDefault="005D1082" w:rsidP="00B1531C">
      <w:pPr>
        <w:pStyle w:val="Heading3"/>
      </w:pPr>
      <w:r>
        <w:lastRenderedPageBreak/>
        <w:t xml:space="preserve">2.2.3 </w:t>
      </w:r>
      <w:r w:rsidR="5691172F" w:rsidRPr="00534078">
        <w:t>Data Analysis Techniques</w:t>
      </w:r>
    </w:p>
    <w:p w14:paraId="2D10ECD1" w14:textId="75B8197E" w:rsidR="7B2F208F" w:rsidRPr="005D1082" w:rsidRDefault="7B2F208F" w:rsidP="00257FD8">
      <w:pPr>
        <w:pStyle w:val="ListParagraph"/>
        <w:spacing w:before="240" w:after="240"/>
        <w:jc w:val="both"/>
        <w:rPr>
          <w:b/>
          <w:bCs/>
        </w:rPr>
      </w:pPr>
      <w:r w:rsidRPr="005D1082">
        <w:rPr>
          <w:b/>
          <w:bCs/>
        </w:rPr>
        <w:t>Statistical Tools Used:</w:t>
      </w:r>
    </w:p>
    <w:p w14:paraId="1C287D87" w14:textId="5CDE5D47" w:rsidR="7B2F208F" w:rsidRPr="00534078" w:rsidRDefault="7B2F208F" w:rsidP="00257FD8">
      <w:pPr>
        <w:ind w:firstLine="720"/>
        <w:jc w:val="both"/>
      </w:pPr>
      <w:r w:rsidRPr="00534078">
        <w:t xml:space="preserve">Various functionalities in </w:t>
      </w:r>
      <w:r w:rsidRPr="00534078">
        <w:rPr>
          <w:b/>
          <w:bCs/>
        </w:rPr>
        <w:t>Microsoft Excel</w:t>
      </w:r>
      <w:r w:rsidRPr="00534078">
        <w:t xml:space="preserve"> were leveraged, including:</w:t>
      </w:r>
    </w:p>
    <w:p w14:paraId="452FFBF0" w14:textId="3E598094" w:rsidR="7B2F208F" w:rsidRPr="00534078" w:rsidRDefault="7B2F208F" w:rsidP="00257FD8">
      <w:pPr>
        <w:pStyle w:val="ListParagraph"/>
        <w:jc w:val="both"/>
      </w:pPr>
      <w:r w:rsidRPr="00534078">
        <w:rPr>
          <w:b/>
          <w:bCs/>
        </w:rPr>
        <w:t>Formulas:</w:t>
      </w:r>
      <w:r w:rsidRPr="00534078">
        <w:t xml:space="preserve"> For aggregation and computation, such as calculating response frequencies, percentages, and averages.</w:t>
      </w:r>
    </w:p>
    <w:p w14:paraId="7862C273" w14:textId="3719B319" w:rsidR="7B2F208F" w:rsidRPr="00534078" w:rsidRDefault="7B2F208F" w:rsidP="00257FD8">
      <w:pPr>
        <w:pStyle w:val="ListParagraph"/>
        <w:jc w:val="both"/>
      </w:pPr>
      <w:r w:rsidRPr="00534078">
        <w:rPr>
          <w:b/>
          <w:bCs/>
        </w:rPr>
        <w:t>Conditional Formatting:</w:t>
      </w:r>
      <w:r w:rsidRPr="00534078">
        <w:t xml:space="preserve"> To highlight patterns and trends in the data.</w:t>
      </w:r>
    </w:p>
    <w:p w14:paraId="2682B0AB" w14:textId="079217CC" w:rsidR="7B2F208F" w:rsidRPr="00534078" w:rsidRDefault="7B2F208F" w:rsidP="00257FD8">
      <w:pPr>
        <w:pStyle w:val="ListParagraph"/>
        <w:jc w:val="both"/>
      </w:pPr>
      <w:r w:rsidRPr="00534078">
        <w:rPr>
          <w:b/>
          <w:bCs/>
        </w:rPr>
        <w:t>Charts and Graphs:</w:t>
      </w:r>
      <w:r w:rsidRPr="00534078">
        <w:t xml:space="preserve"> Used for visualizing key findings:</w:t>
      </w:r>
    </w:p>
    <w:p w14:paraId="795D5E47" w14:textId="48052CDC" w:rsidR="7B2F208F" w:rsidRPr="00534078" w:rsidRDefault="7B2F208F" w:rsidP="00F85643">
      <w:pPr>
        <w:ind w:left="720" w:firstLine="720"/>
        <w:jc w:val="both"/>
      </w:pPr>
      <w:r w:rsidRPr="00534078">
        <w:rPr>
          <w:b/>
          <w:bCs/>
        </w:rPr>
        <w:t>Bar charts</w:t>
      </w:r>
      <w:r w:rsidRPr="00534078">
        <w:t xml:space="preserve"> to represent career influences and field alignment.</w:t>
      </w:r>
    </w:p>
    <w:p w14:paraId="1C2EB19D" w14:textId="7F9C731B" w:rsidR="7B2F208F" w:rsidRPr="00534078" w:rsidRDefault="7B2F208F" w:rsidP="00F85643">
      <w:pPr>
        <w:ind w:left="720" w:firstLine="720"/>
        <w:jc w:val="both"/>
      </w:pPr>
      <w:r w:rsidRPr="00534078">
        <w:rPr>
          <w:b/>
          <w:bCs/>
        </w:rPr>
        <w:t>Pie charts</w:t>
      </w:r>
      <w:r w:rsidRPr="00534078">
        <w:t xml:space="preserve"> for proportions, such as confidence in job preparedness.</w:t>
      </w:r>
    </w:p>
    <w:p w14:paraId="3FD36C6D" w14:textId="77777777" w:rsidR="7B2F208F" w:rsidRPr="00534078" w:rsidRDefault="7B2F208F" w:rsidP="00F85643">
      <w:pPr>
        <w:ind w:left="1440"/>
        <w:jc w:val="both"/>
      </w:pPr>
      <w:r w:rsidRPr="00534078">
        <w:rPr>
          <w:b/>
          <w:bCs/>
        </w:rPr>
        <w:t>Line charts</w:t>
      </w:r>
      <w:r w:rsidRPr="00534078">
        <w:t xml:space="preserve"> for trends in ordinal data, such as confidence ratings or importance of work-life balance.</w:t>
      </w:r>
    </w:p>
    <w:p w14:paraId="26A537FF" w14:textId="77777777" w:rsidR="000D6A43" w:rsidRDefault="000D6A43" w:rsidP="00622F00">
      <w:pPr>
        <w:jc w:val="both"/>
      </w:pPr>
    </w:p>
    <w:p w14:paraId="49D1926A" w14:textId="1EDEFFC7" w:rsidR="34A3FD0C" w:rsidRPr="00534078" w:rsidRDefault="64FF4C45" w:rsidP="00622F00">
      <w:pPr>
        <w:jc w:val="both"/>
      </w:pPr>
      <w:r w:rsidRPr="00534078">
        <w:br w:type="page"/>
      </w:r>
    </w:p>
    <w:p w14:paraId="38AD9291" w14:textId="5741FD85" w:rsidR="42039585" w:rsidRPr="00534078" w:rsidRDefault="01101EC3" w:rsidP="00B1531C">
      <w:pPr>
        <w:pStyle w:val="Heading3"/>
      </w:pPr>
      <w:r w:rsidRPr="00534078">
        <w:lastRenderedPageBreak/>
        <w:t>2.2.</w:t>
      </w:r>
      <w:r w:rsidR="192F80CB" w:rsidRPr="00534078">
        <w:t>4 Output Presentation</w:t>
      </w:r>
    </w:p>
    <w:p w14:paraId="6F28792C" w14:textId="01CBC359" w:rsidR="42039585" w:rsidRPr="00534078" w:rsidRDefault="42039585" w:rsidP="00F85643">
      <w:pPr>
        <w:pStyle w:val="ListParagraph"/>
        <w:spacing w:before="240" w:after="240"/>
        <w:jc w:val="both"/>
        <w:rPr>
          <w:b/>
          <w:bCs/>
        </w:rPr>
      </w:pPr>
      <w:r w:rsidRPr="00534078">
        <w:rPr>
          <w:b/>
          <w:bCs/>
        </w:rPr>
        <w:t>Visualization:</w:t>
      </w:r>
    </w:p>
    <w:p w14:paraId="0444E110" w14:textId="7C207B7C" w:rsidR="42039585" w:rsidRPr="00534078" w:rsidRDefault="42039585" w:rsidP="00F85643">
      <w:pPr>
        <w:spacing w:before="240" w:after="240"/>
        <w:ind w:left="720"/>
        <w:jc w:val="both"/>
      </w:pPr>
      <w:r w:rsidRPr="00534078">
        <w:t>The processed data is represented through clear, visually appealing charts and graphs, providing insights into:</w:t>
      </w:r>
    </w:p>
    <w:p w14:paraId="6092F772" w14:textId="71AE9F63" w:rsidR="42039585" w:rsidRPr="00534078" w:rsidRDefault="42039585" w:rsidP="00F85643">
      <w:pPr>
        <w:ind w:left="720" w:firstLine="720"/>
        <w:jc w:val="both"/>
      </w:pPr>
      <w:r w:rsidRPr="00534078">
        <w:t>Influences on career and education choices.</w:t>
      </w:r>
    </w:p>
    <w:p w14:paraId="6884711E" w14:textId="087AEEB9" w:rsidR="34A3FD0C" w:rsidRPr="00534078" w:rsidRDefault="192F80CB" w:rsidP="00F85643">
      <w:pPr>
        <w:ind w:left="720" w:firstLine="720"/>
        <w:jc w:val="both"/>
      </w:pPr>
      <w:r w:rsidRPr="00534078">
        <w:t>Patterns in confidence, skill development, and aspirations.</w:t>
      </w:r>
    </w:p>
    <w:p w14:paraId="7AE2B2FC" w14:textId="7FA0604B" w:rsidR="64FF4C45" w:rsidRPr="00534078" w:rsidRDefault="64FF4C45" w:rsidP="00622F00">
      <w:pPr>
        <w:jc w:val="both"/>
      </w:pPr>
    </w:p>
    <w:p w14:paraId="78D3B88E" w14:textId="77777777" w:rsidR="00D16CCF" w:rsidRDefault="64FF4C45" w:rsidP="00622F00">
      <w:pPr>
        <w:jc w:val="both"/>
        <w:sectPr w:rsidR="00D16CCF" w:rsidSect="008A1BC9">
          <w:headerReference w:type="default" r:id="rId26"/>
          <w:pgSz w:w="12240" w:h="15840"/>
          <w:pgMar w:top="720" w:right="720" w:bottom="720" w:left="720" w:header="720" w:footer="720" w:gutter="0"/>
          <w:pgNumType w:chapStyle="9"/>
          <w:cols w:space="720"/>
          <w:docGrid w:linePitch="381"/>
        </w:sectPr>
      </w:pPr>
      <w:r w:rsidRPr="00534078">
        <w:br w:type="page"/>
      </w:r>
    </w:p>
    <w:p w14:paraId="6D6ED2FA" w14:textId="11D656AA" w:rsidR="5D679415" w:rsidRPr="00534078" w:rsidRDefault="5A75100D" w:rsidP="00622F00">
      <w:pPr>
        <w:pStyle w:val="Heading2"/>
        <w:jc w:val="both"/>
      </w:pPr>
      <w:bookmarkStart w:id="76" w:name="_Toc1914192816"/>
      <w:bookmarkStart w:id="77" w:name="_Toc636031869"/>
      <w:bookmarkStart w:id="78" w:name="_Toc184605914"/>
      <w:r w:rsidRPr="00534078">
        <w:lastRenderedPageBreak/>
        <w:t>2</w:t>
      </w:r>
      <w:r w:rsidR="58BA80F0" w:rsidRPr="00534078">
        <w:t>.3 Work</w:t>
      </w:r>
      <w:r w:rsidR="009D7157">
        <w:t>f</w:t>
      </w:r>
      <w:r w:rsidR="58BA80F0" w:rsidRPr="00534078">
        <w:t>low Diagram:</w:t>
      </w:r>
      <w:bookmarkEnd w:id="76"/>
      <w:bookmarkEnd w:id="77"/>
      <w:bookmarkEnd w:id="78"/>
    </w:p>
    <w:p w14:paraId="5CE1807E" w14:textId="13EFCBD0" w:rsidR="34A3FD0C" w:rsidRPr="00534078" w:rsidRDefault="34A3FD0C" w:rsidP="00622F00">
      <w:pPr>
        <w:jc w:val="both"/>
      </w:pPr>
    </w:p>
    <w:p w14:paraId="036A3E2C" w14:textId="4D8A8574" w:rsidR="0E71B33C" w:rsidRDefault="0E71B33C" w:rsidP="00622F00">
      <w:pPr>
        <w:jc w:val="both"/>
      </w:pPr>
      <w:r w:rsidRPr="00534078">
        <w:t>The workflow diagram presented in this report illustrates the step-by-step process followed in the collection, analysis, and interpretation of survey data. It provides a visual representation of the sequence of tasks, tools, and methods used from the initial survey creation to the final reporting of findings. The diagram outlines the logical flow of the entire process, ensuring clarity in the approach taken to gather insights into the factors influencing students' education and career choices.</w:t>
      </w:r>
    </w:p>
    <w:p w14:paraId="3655CA92" w14:textId="77777777" w:rsidR="00D5469C" w:rsidRPr="00534078" w:rsidRDefault="00D5469C" w:rsidP="00714C2A"/>
    <w:p w14:paraId="4D8F4C4C" w14:textId="54B961E1" w:rsidR="00C320D7" w:rsidRDefault="00542B5B" w:rsidP="00542B5B">
      <w:pPr>
        <w:keepNext/>
        <w:jc w:val="center"/>
      </w:pPr>
      <w:r w:rsidRPr="00542B5B">
        <w:rPr>
          <w:noProof/>
        </w:rPr>
        <w:drawing>
          <wp:inline distT="0" distB="0" distL="0" distR="0" wp14:anchorId="66ECDC23" wp14:editId="2E78A7D6">
            <wp:extent cx="3280264" cy="4711098"/>
            <wp:effectExtent l="0" t="0" r="0" b="0"/>
            <wp:docPr id="1563813649" name="Picture 1" descr="A flowchart of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13649" name="Picture 1" descr="A flowchart of data analysis&#10;&#10;Description automatically generated"/>
                    <pic:cNvPicPr/>
                  </pic:nvPicPr>
                  <pic:blipFill>
                    <a:blip r:embed="rId27"/>
                    <a:stretch>
                      <a:fillRect/>
                    </a:stretch>
                  </pic:blipFill>
                  <pic:spPr>
                    <a:xfrm>
                      <a:off x="0" y="0"/>
                      <a:ext cx="3282129" cy="4713777"/>
                    </a:xfrm>
                    <a:prstGeom prst="rect">
                      <a:avLst/>
                    </a:prstGeom>
                  </pic:spPr>
                </pic:pic>
              </a:graphicData>
            </a:graphic>
          </wp:inline>
        </w:drawing>
      </w:r>
    </w:p>
    <w:p w14:paraId="1FE1E5CF" w14:textId="1F62C749" w:rsidR="000457D3" w:rsidRDefault="00C320D7" w:rsidP="000B3FC4">
      <w:pPr>
        <w:pStyle w:val="Caption"/>
        <w:sectPr w:rsidR="000457D3" w:rsidSect="008A1BC9">
          <w:headerReference w:type="default" r:id="rId28"/>
          <w:pgSz w:w="12240" w:h="15840"/>
          <w:pgMar w:top="720" w:right="720" w:bottom="720" w:left="720" w:header="720" w:footer="720" w:gutter="0"/>
          <w:pgNumType w:chapStyle="9"/>
          <w:cols w:space="720"/>
          <w:docGrid w:linePitch="381"/>
        </w:sectPr>
      </w:pPr>
      <w:bookmarkStart w:id="79" w:name="_Toc184603683"/>
      <w:r>
        <w:t xml:space="preserve">Figure </w:t>
      </w:r>
      <w:fldSimple w:instr=" SEQ Figure \* ARABIC ">
        <w:r w:rsidR="00657F65">
          <w:rPr>
            <w:noProof/>
          </w:rPr>
          <w:t>1</w:t>
        </w:r>
      </w:fldSimple>
      <w:r>
        <w:t xml:space="preserve">: Project </w:t>
      </w:r>
      <w:r w:rsidR="009D7157">
        <w:t>Workflo</w:t>
      </w:r>
      <w:r w:rsidR="0016373A">
        <w:t xml:space="preserve">w </w:t>
      </w:r>
      <w:r>
        <w:t>Diagram</w:t>
      </w:r>
      <w:bookmarkEnd w:id="79"/>
      <w:r w:rsidR="00F938F0">
        <w:br w:type="page"/>
      </w:r>
    </w:p>
    <w:p w14:paraId="700ACD43" w14:textId="7C3B0337" w:rsidR="0780F0AE" w:rsidRDefault="5E8000EC" w:rsidP="00E668AF">
      <w:pPr>
        <w:pStyle w:val="Title"/>
        <w:jc w:val="left"/>
      </w:pPr>
      <w:r w:rsidRPr="00534078">
        <w:lastRenderedPageBreak/>
        <w:t>Chapter 3</w:t>
      </w:r>
    </w:p>
    <w:p w14:paraId="2358BE60" w14:textId="77777777" w:rsidR="008216A6" w:rsidRPr="008216A6" w:rsidRDefault="008216A6" w:rsidP="008216A6"/>
    <w:p w14:paraId="194C951C" w14:textId="628EEB4A" w:rsidR="008216A6" w:rsidRDefault="3AADAEC4" w:rsidP="008216A6">
      <w:pPr>
        <w:pStyle w:val="Heading1"/>
      </w:pPr>
      <w:bookmarkStart w:id="80" w:name="_Toc1319847781"/>
      <w:bookmarkStart w:id="81" w:name="_Toc832544492"/>
      <w:bookmarkStart w:id="82" w:name="_Toc184605915"/>
      <w:r w:rsidRPr="00734C10">
        <w:t>Data Analysis</w:t>
      </w:r>
      <w:bookmarkStart w:id="83" w:name="_Toc1135074440"/>
      <w:bookmarkStart w:id="84" w:name="_Toc2058110474"/>
      <w:bookmarkStart w:id="85" w:name="_Toc184605916"/>
      <w:bookmarkEnd w:id="80"/>
      <w:bookmarkEnd w:id="81"/>
      <w:bookmarkEnd w:id="82"/>
    </w:p>
    <w:p w14:paraId="3B417D1B" w14:textId="77777777" w:rsidR="008216A6" w:rsidRPr="008216A6" w:rsidRDefault="008216A6" w:rsidP="008216A6"/>
    <w:p w14:paraId="4BDC8F53" w14:textId="7D394658" w:rsidR="1359B7EB" w:rsidRPr="005D2507" w:rsidRDefault="00B30FBF" w:rsidP="005D2507">
      <w:pPr>
        <w:pStyle w:val="Heading2"/>
      </w:pPr>
      <w:r>
        <w:t>3.</w:t>
      </w:r>
      <w:r w:rsidR="00D92B51">
        <w:t>1</w:t>
      </w:r>
      <w:r w:rsidR="0C931BF9" w:rsidRPr="00534078">
        <w:t xml:space="preserve"> </w:t>
      </w:r>
      <w:r w:rsidR="611ADF9C" w:rsidRPr="00534078">
        <w:t xml:space="preserve">Correlation Between </w:t>
      </w:r>
      <w:r w:rsidR="63A31478" w:rsidRPr="00534078">
        <w:t xml:space="preserve">Confidence </w:t>
      </w:r>
      <w:r w:rsidR="00E475C9">
        <w:t>and</w:t>
      </w:r>
      <w:r w:rsidR="63A31478" w:rsidRPr="00534078">
        <w:t xml:space="preserve"> Skill</w:t>
      </w:r>
      <w:bookmarkEnd w:id="83"/>
      <w:bookmarkEnd w:id="84"/>
      <w:bookmarkEnd w:id="85"/>
    </w:p>
    <w:p w14:paraId="0F83B09D" w14:textId="546EEE02" w:rsidR="00457DD5" w:rsidRDefault="34A3FD0C" w:rsidP="00457DD5">
      <w:pPr>
        <w:jc w:val="both"/>
      </w:pPr>
      <w:r w:rsidRPr="00534078">
        <w:br/>
      </w:r>
      <w:r w:rsidR="6CFF56DF" w:rsidRPr="00534078">
        <w:t>This section examines the relationship between students’ confidence levels</w:t>
      </w:r>
      <w:r w:rsidR="26425516" w:rsidRPr="00534078">
        <w:t xml:space="preserve"> and the alignment of their skills with their current degree. The goal is to determine how skill alignment impacts students’ confidence in gaining </w:t>
      </w:r>
      <w:r w:rsidR="51D5D49D" w:rsidRPr="00534078">
        <w:t>employ</w:t>
      </w:r>
      <w:r w:rsidR="26A02D49" w:rsidRPr="00534078">
        <w:t>ment in their field after graduation and achieving their overall career goals.</w:t>
      </w:r>
    </w:p>
    <w:p w14:paraId="0E365FAE" w14:textId="77777777" w:rsidR="00FD4AF2" w:rsidRDefault="00FD4AF2" w:rsidP="00457DD5">
      <w:pPr>
        <w:jc w:val="both"/>
      </w:pPr>
    </w:p>
    <w:p w14:paraId="10BC74C6" w14:textId="446FC920" w:rsidR="004E2CA4" w:rsidRPr="00534078" w:rsidRDefault="322FC5EC" w:rsidP="00457DD5">
      <w:pPr>
        <w:jc w:val="both"/>
      </w:pPr>
      <w:r w:rsidRPr="00534078">
        <w:t>The analysis categorizes students into three groups based on their reported skill alignment (“Yes”, “Somewhat” and “No”) and compares their confidence levels. This allows us to identify trends and insights into how per</w:t>
      </w:r>
      <w:r w:rsidR="4813D353" w:rsidRPr="00534078">
        <w:t>ceived skill readiness influences career confidence.</w:t>
      </w:r>
    </w:p>
    <w:p w14:paraId="7D1053D9" w14:textId="14F1018F" w:rsidR="34A3FD0C" w:rsidRPr="00534078" w:rsidRDefault="34A3FD0C" w:rsidP="00457DD5">
      <w:pPr>
        <w:jc w:val="both"/>
      </w:pPr>
      <w:r w:rsidRPr="00534078">
        <w:br/>
      </w:r>
      <w:r w:rsidR="1A218C28" w:rsidRPr="00534078">
        <w:t>To explore this topic, the following questions from the survey were tackled:</w:t>
      </w:r>
    </w:p>
    <w:p w14:paraId="65206694" w14:textId="68D28966" w:rsidR="53680BDB" w:rsidRPr="00534078" w:rsidRDefault="53680BDB" w:rsidP="006F01E3">
      <w:pPr>
        <w:pStyle w:val="ListParagraph"/>
        <w:spacing w:after="160"/>
        <w:jc w:val="both"/>
        <w:rPr>
          <w:rFonts w:eastAsiaTheme="minorEastAsia" w:cstheme="minorBidi"/>
        </w:rPr>
      </w:pPr>
      <w:r w:rsidRPr="00534078">
        <w:rPr>
          <w:rFonts w:eastAsiaTheme="minorEastAsia" w:cstheme="minorBidi"/>
        </w:rPr>
        <w:t>Do you feel your skills align with your current degree?</w:t>
      </w:r>
    </w:p>
    <w:p w14:paraId="354533A7" w14:textId="03E1BB66" w:rsidR="38F67D1A" w:rsidRPr="00534078" w:rsidRDefault="38F67D1A" w:rsidP="006F01E3">
      <w:pPr>
        <w:pStyle w:val="ListParagraph"/>
        <w:jc w:val="both"/>
      </w:pPr>
      <w:r w:rsidRPr="00534078">
        <w:t>How confident are you in gaining employment in your field after graduation?</w:t>
      </w:r>
    </w:p>
    <w:p w14:paraId="5085A8A7" w14:textId="3B0DEB79" w:rsidR="38F67D1A" w:rsidRPr="00534078" w:rsidRDefault="38F67D1A" w:rsidP="006F01E3">
      <w:pPr>
        <w:pStyle w:val="ListParagraph"/>
        <w:jc w:val="both"/>
      </w:pPr>
      <w:r w:rsidRPr="00534078">
        <w:rPr>
          <w:rFonts w:eastAsiaTheme="minorEastAsia" w:cstheme="minorBidi"/>
        </w:rPr>
        <w:t>How confident are you about achieving your career goals?</w:t>
      </w:r>
    </w:p>
    <w:p w14:paraId="2CF59672" w14:textId="77777777" w:rsidR="00745CD8" w:rsidRPr="00534078" w:rsidRDefault="00745CD8" w:rsidP="00A97E84">
      <w:pPr>
        <w:pStyle w:val="ListParagraph"/>
        <w:jc w:val="both"/>
      </w:pPr>
    </w:p>
    <w:p w14:paraId="67994D39" w14:textId="30C37367" w:rsidR="4A735B07" w:rsidRPr="00534078" w:rsidRDefault="4A735B07" w:rsidP="00457DD5">
      <w:pPr>
        <w:jc w:val="both"/>
      </w:pPr>
      <w:r w:rsidRPr="00534078">
        <w:t>The responses recorded were summarized as</w:t>
      </w:r>
      <w:r w:rsidR="315E6B79" w:rsidRPr="00534078">
        <w:t xml:space="preserve"> follows</w:t>
      </w:r>
      <w:r w:rsidRPr="00534078">
        <w:t>:</w:t>
      </w:r>
    </w:p>
    <w:p w14:paraId="24C3B363" w14:textId="77777777" w:rsidR="006A7378" w:rsidRDefault="006A7378" w:rsidP="00714C2A">
      <w:pPr>
        <w:sectPr w:rsidR="006A7378" w:rsidSect="00BD1210">
          <w:headerReference w:type="default" r:id="rId29"/>
          <w:pgSz w:w="12240" w:h="15840"/>
          <w:pgMar w:top="720" w:right="720" w:bottom="720" w:left="720" w:header="720" w:footer="720" w:gutter="0"/>
          <w:pgNumType w:chapStyle="9"/>
          <w:cols w:space="720"/>
          <w:docGrid w:linePitch="381"/>
        </w:sectPr>
      </w:pPr>
    </w:p>
    <w:bookmarkStart w:id="86" w:name="_MON_1794305312"/>
    <w:bookmarkEnd w:id="86"/>
    <w:p w14:paraId="443BD039" w14:textId="3BCF0973" w:rsidR="00AC54B6" w:rsidRDefault="00C941C8" w:rsidP="00AC54B6">
      <w:pPr>
        <w:keepNext/>
        <w:jc w:val="center"/>
      </w:pPr>
      <w:r>
        <w:object w:dxaOrig="8095" w:dyaOrig="3152" w14:anchorId="176665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235" type="#_x0000_t75" style="width:409.6pt;height:157.6pt" o:ole="">
            <v:imagedata r:id="rId30" o:title=""/>
          </v:shape>
          <o:OLEObject Type="Embed" ProgID="Excel.Sheet.12" ShapeID="_x0000_i18235" DrawAspect="Content" ObjectID="_1795246957" r:id="rId31"/>
        </w:object>
      </w:r>
    </w:p>
    <w:p w14:paraId="788F3C1A" w14:textId="58A5EDA1" w:rsidR="488A5128" w:rsidRPr="00534078" w:rsidRDefault="00AC54B6" w:rsidP="00AC54B6">
      <w:pPr>
        <w:pStyle w:val="Caption"/>
      </w:pPr>
      <w:bookmarkStart w:id="87" w:name="_Toc184609155"/>
      <w:r>
        <w:t xml:space="preserve">Table </w:t>
      </w:r>
      <w:fldSimple w:instr=" SEQ Table \* ARABIC ">
        <w:r w:rsidR="00657F65">
          <w:rPr>
            <w:noProof/>
          </w:rPr>
          <w:t>1</w:t>
        </w:r>
      </w:fldSimple>
      <w:r>
        <w:t>: Confidence and Skill Alignment</w:t>
      </w:r>
      <w:bookmarkEnd w:id="87"/>
    </w:p>
    <w:p w14:paraId="24A6F209" w14:textId="77777777" w:rsidR="00B860C3" w:rsidRDefault="547B1A04" w:rsidP="005773AF">
      <w:pPr>
        <w:jc w:val="both"/>
      </w:pPr>
      <w:r w:rsidRPr="00534078">
        <w:t xml:space="preserve">Firstly, </w:t>
      </w:r>
      <w:r w:rsidR="187DEEE4" w:rsidRPr="00534078">
        <w:t>the</w:t>
      </w:r>
      <w:r w:rsidR="40B0BED3" w:rsidRPr="00534078">
        <w:t xml:space="preserve"> confidence</w:t>
      </w:r>
      <w:r w:rsidR="18FC5D64" w:rsidRPr="00534078">
        <w:t xml:space="preserve"> level of each respondent</w:t>
      </w:r>
      <w:r w:rsidR="40B0BED3" w:rsidRPr="00534078">
        <w:t xml:space="preserve"> </w:t>
      </w:r>
      <w:r w:rsidR="1E8C7464" w:rsidRPr="00534078">
        <w:t xml:space="preserve">regarding gaining employment and achieving career goals </w:t>
      </w:r>
      <w:r w:rsidR="40B0BED3" w:rsidRPr="00534078">
        <w:t xml:space="preserve">was summed </w:t>
      </w:r>
      <w:r w:rsidR="0CFE0F11" w:rsidRPr="00534078">
        <w:t xml:space="preserve">up and </w:t>
      </w:r>
      <w:r w:rsidR="27B7ED27" w:rsidRPr="00534078">
        <w:t xml:space="preserve">stored </w:t>
      </w:r>
      <w:r w:rsidR="77670296" w:rsidRPr="00534078">
        <w:t>in a different column.</w:t>
      </w:r>
      <w:r w:rsidRPr="00534078">
        <w:br/>
      </w:r>
    </w:p>
    <w:p w14:paraId="02129457" w14:textId="564809A5" w:rsidR="547B1A04" w:rsidRPr="00534078" w:rsidRDefault="64712F74" w:rsidP="005773AF">
      <w:pPr>
        <w:jc w:val="both"/>
      </w:pPr>
      <w:r w:rsidRPr="00534078">
        <w:t>This table was created using the following functions:</w:t>
      </w:r>
    </w:p>
    <w:p w14:paraId="44BD0042" w14:textId="77777777" w:rsidR="00982407" w:rsidRPr="00534078" w:rsidRDefault="00982407" w:rsidP="00714C2A"/>
    <w:p w14:paraId="5CE3EC05" w14:textId="16BE4303" w:rsidR="00AD2F79" w:rsidRPr="00B860C3" w:rsidRDefault="005F2526" w:rsidP="00B860C3">
      <w:pPr>
        <w:rPr>
          <w:b/>
        </w:rPr>
      </w:pPr>
      <w:r w:rsidRPr="00B860C3">
        <w:rPr>
          <w:b/>
        </w:rPr>
        <w:t>SUM</w:t>
      </w:r>
      <w:r w:rsidR="00EA2349" w:rsidRPr="00B860C3">
        <w:rPr>
          <w:b/>
          <w:bCs/>
        </w:rPr>
        <w:t xml:space="preserve"> </w:t>
      </w:r>
      <w:r w:rsidR="00B860C3">
        <w:rPr>
          <w:b/>
          <w:bCs/>
        </w:rPr>
        <w:t>:</w:t>
      </w:r>
    </w:p>
    <w:p w14:paraId="28536F11" w14:textId="77777777" w:rsidR="00982407" w:rsidRDefault="00982407" w:rsidP="00982407">
      <w:pPr>
        <w:pStyle w:val="ListParagraph"/>
      </w:pPr>
    </w:p>
    <w:p w14:paraId="25996B0C" w14:textId="328CCE02" w:rsidR="00AD2F79" w:rsidRPr="00534078" w:rsidRDefault="0019162C" w:rsidP="005773AF">
      <w:pPr>
        <w:jc w:val="both"/>
      </w:pPr>
      <w:r w:rsidRPr="0019162C">
        <w:t>The SUM function in Excel is used to calculate the total of two or more numbers, either from individual cells or a range of cells. It’s one of the most basic and widely used functions for arithmetic operations.</w:t>
      </w:r>
      <w:r w:rsidR="00725B26">
        <w:t>[1]</w:t>
      </w:r>
    </w:p>
    <w:p w14:paraId="05D41BFB" w14:textId="77777777" w:rsidR="00C6018B" w:rsidRDefault="00C6018B" w:rsidP="00714C2A"/>
    <w:p w14:paraId="168BFE0F" w14:textId="3F4E8D87" w:rsidR="006C046B" w:rsidRDefault="00C6018B" w:rsidP="005773AF">
      <w:pPr>
        <w:jc w:val="both"/>
      </w:pPr>
      <w:r>
        <w:t xml:space="preserve">The syntax of the </w:t>
      </w:r>
      <w:r w:rsidRPr="003E45DC">
        <w:rPr>
          <w:b/>
        </w:rPr>
        <w:t xml:space="preserve">SUM </w:t>
      </w:r>
      <w:r>
        <w:t>function is:</w:t>
      </w:r>
      <w:r w:rsidR="006C046B">
        <w:t xml:space="preserve"> </w:t>
      </w:r>
    </w:p>
    <w:p w14:paraId="248088E7" w14:textId="13AF81AE" w:rsidR="006C046B" w:rsidRDefault="00FF5531" w:rsidP="003E45DC">
      <w:pPr>
        <w:spacing w:line="240" w:lineRule="auto"/>
        <w:rPr>
          <w:b/>
          <w:bCs/>
        </w:rPr>
      </w:pPr>
      <w:ins w:id="88" w:author="Suraiya Fathima" w:date="2024-12-06T16:56:00Z">
        <w:r w:rsidRPr="00962E96">
          <w:rPr>
            <w:b/>
            <w:bCs/>
            <w:noProof/>
          </w:rPr>
          <mc:AlternateContent>
            <mc:Choice Requires="wps">
              <w:drawing>
                <wp:anchor distT="0" distB="0" distL="114300" distR="114300" simplePos="0" relativeHeight="251657216" behindDoc="0" locked="0" layoutInCell="1" allowOverlap="1" wp14:anchorId="7C3CEF24" wp14:editId="4D3774DF">
                  <wp:simplePos x="0" y="0"/>
                  <wp:positionH relativeFrom="column">
                    <wp:posOffset>2039620</wp:posOffset>
                  </wp:positionH>
                  <wp:positionV relativeFrom="paragraph">
                    <wp:posOffset>90967</wp:posOffset>
                  </wp:positionV>
                  <wp:extent cx="1828800" cy="1828800"/>
                  <wp:effectExtent l="0" t="0" r="24130" b="11430"/>
                  <wp:wrapSquare wrapText="bothSides"/>
                  <wp:docPr id="158504704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0067B29" w14:textId="77777777" w:rsidR="003452D7" w:rsidRPr="0043092E" w:rsidRDefault="003452D7">
                              <w:pPr>
                                <w:spacing w:line="240" w:lineRule="auto"/>
                                <w:rPr>
                                  <w:b/>
                                  <w:bCs/>
                                </w:rPr>
                              </w:pPr>
                              <w:r w:rsidRPr="003E45DC">
                                <w:rPr>
                                  <w:b/>
                                  <w:bCs/>
                                </w:rPr>
                                <w:t>=SUM(number1, [number2],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C3CEF24" id="_x0000_t202" coordsize="21600,21600" o:spt="202" path="m,l,21600r21600,l21600,xe">
                  <v:stroke joinstyle="miter"/>
                  <v:path gradientshapeok="t" o:connecttype="rect"/>
                </v:shapetype>
                <v:shape id="Text Box 1" o:spid="_x0000_s1026" type="#_x0000_t202" style="position:absolute;margin-left:160.6pt;margin-top:7.15pt;width:2in;height:2in;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" filled="f" strokeweight=".5pt">
                  <v:textbox style="mso-fit-shape-to-text:t">
                    <w:txbxContent>
                      <w:p w14:paraId="00067B29" w14:textId="77777777" w:rsidR="003452D7" w:rsidRPr="0043092E" w:rsidRDefault="003452D7">
                        <w:pPr>
                          <w:spacing w:line="240" w:lineRule="auto"/>
                          <w:rPr>
                            <w:b/>
                            <w:bCs/>
                          </w:rPr>
                        </w:pPr>
                        <w:r w:rsidRPr="003E45DC">
                          <w:rPr>
                            <w:b/>
                            <w:bCs/>
                          </w:rPr>
                          <w:t>=SUM(number1, [number2], …)</w:t>
                        </w:r>
                      </w:p>
                    </w:txbxContent>
                  </v:textbox>
                  <w10:wrap type="square"/>
                </v:shape>
              </w:pict>
            </mc:Fallback>
          </mc:AlternateContent>
        </w:r>
      </w:ins>
    </w:p>
    <w:p w14:paraId="78065FAD" w14:textId="150B8FCA" w:rsidR="003452D7" w:rsidRDefault="003452D7" w:rsidP="003E45DC">
      <w:pPr>
        <w:spacing w:line="240" w:lineRule="auto"/>
        <w:rPr>
          <w:del w:id="89" w:author="Suraiya Fathima" w:date="2024-12-06T16:56:00Z"/>
          <w:b/>
          <w:bCs/>
        </w:rPr>
      </w:pPr>
    </w:p>
    <w:p w14:paraId="39E70AF8" w14:textId="5D0B4658" w:rsidR="003E45DC" w:rsidRPr="003E45DC" w:rsidRDefault="003E45DC" w:rsidP="003E45DC">
      <w:pPr>
        <w:spacing w:line="240" w:lineRule="auto"/>
        <w:rPr>
          <w:b/>
          <w:bCs/>
        </w:rPr>
      </w:pPr>
    </w:p>
    <w:p w14:paraId="5648E72A" w14:textId="25332B76" w:rsidR="009A7874" w:rsidRDefault="00096EBB" w:rsidP="001204BF">
      <w:pPr>
        <w:pStyle w:val="Caption"/>
        <w:spacing w:after="0"/>
      </w:pPr>
      <w:bookmarkStart w:id="90" w:name="_Toc184603722"/>
      <w:r>
        <w:t xml:space="preserve">Formula </w:t>
      </w:r>
      <w:fldSimple w:instr=" SEQ Formula \* ARABIC ">
        <w:r w:rsidR="00657F65">
          <w:rPr>
            <w:noProof/>
          </w:rPr>
          <w:t>1</w:t>
        </w:r>
      </w:fldSimple>
      <w:r>
        <w:t>: Confidence and Skill: SUM – Syntax</w:t>
      </w:r>
      <w:bookmarkEnd w:id="90"/>
    </w:p>
    <w:p w14:paraId="32F3C0F4" w14:textId="77777777" w:rsidR="00096EBB" w:rsidRPr="00096EBB" w:rsidRDefault="00096EBB" w:rsidP="00096EBB"/>
    <w:p w14:paraId="013219CF" w14:textId="700DA391" w:rsidR="003E45DC" w:rsidRDefault="00C6018B" w:rsidP="005773AF">
      <w:pPr>
        <w:jc w:val="both"/>
      </w:pPr>
      <w:r w:rsidRPr="003E45DC">
        <w:rPr>
          <w:b/>
        </w:rPr>
        <w:t>number1:</w:t>
      </w:r>
      <w:r>
        <w:t xml:space="preserve"> The first value or cell reference to include in the sum.</w:t>
      </w:r>
    </w:p>
    <w:p w14:paraId="1D3B206E" w14:textId="77777777" w:rsidR="006F7AEC" w:rsidRDefault="006F7AEC" w:rsidP="005773AF">
      <w:pPr>
        <w:jc w:val="both"/>
      </w:pPr>
    </w:p>
    <w:p w14:paraId="3233AD6C" w14:textId="673B34DF" w:rsidR="00C6018B" w:rsidRPr="00534078" w:rsidRDefault="00C6018B" w:rsidP="005773AF">
      <w:pPr>
        <w:jc w:val="both"/>
      </w:pPr>
      <w:r w:rsidRPr="003E45DC">
        <w:rPr>
          <w:b/>
        </w:rPr>
        <w:t>number2, ...:</w:t>
      </w:r>
      <w:r>
        <w:t xml:space="preserve"> Additional values or cell references (optional).</w:t>
      </w:r>
    </w:p>
    <w:p w14:paraId="14F435EE" w14:textId="77777777" w:rsidR="001B212E" w:rsidRDefault="001B212E" w:rsidP="005773AF">
      <w:pPr>
        <w:jc w:val="both"/>
      </w:pPr>
    </w:p>
    <w:p w14:paraId="0D19DA70" w14:textId="7D50AC29" w:rsidR="00505A7A" w:rsidRPr="00AC01E2" w:rsidRDefault="00505A7A" w:rsidP="005773AF">
      <w:pPr>
        <w:jc w:val="both"/>
      </w:pPr>
      <w:r>
        <w:lastRenderedPageBreak/>
        <w:t>Here, we use the SUM function to combine employment and career goal confidence - to measure the total confidence for each respondent as ‘Sum of Confidence levels’</w:t>
      </w:r>
      <w:r w:rsidR="00A26678">
        <w:t xml:space="preserve"> in column G as:</w:t>
      </w:r>
    </w:p>
    <w:p w14:paraId="5DCA2BCF" w14:textId="7392B665" w:rsidR="001B212E" w:rsidRPr="00AC01E2" w:rsidRDefault="008F412B" w:rsidP="00505A7A">
      <w:r>
        <w:rPr>
          <w:noProof/>
        </w:rPr>
        <mc:AlternateContent>
          <mc:Choice Requires="wps">
            <w:drawing>
              <wp:anchor distT="0" distB="0" distL="114300" distR="114300" simplePos="0" relativeHeight="251588608" behindDoc="0" locked="0" layoutInCell="1" allowOverlap="1" wp14:anchorId="73781DB2" wp14:editId="74EFBC87">
                <wp:simplePos x="0" y="0"/>
                <wp:positionH relativeFrom="column">
                  <wp:posOffset>2509354</wp:posOffset>
                </wp:positionH>
                <wp:positionV relativeFrom="paragraph">
                  <wp:posOffset>260350</wp:posOffset>
                </wp:positionV>
                <wp:extent cx="1828800" cy="317500"/>
                <wp:effectExtent l="0" t="0" r="19050" b="25400"/>
                <wp:wrapSquare wrapText="bothSides"/>
                <wp:docPr id="281943655" name="Text Box 1"/>
                <wp:cNvGraphicFramePr/>
                <a:graphic xmlns:a="http://schemas.openxmlformats.org/drawingml/2006/main">
                  <a:graphicData uri="http://schemas.microsoft.com/office/word/2010/wordprocessingShape">
                    <wps:wsp>
                      <wps:cNvSpPr txBox="1"/>
                      <wps:spPr>
                        <a:xfrm>
                          <a:off x="0" y="0"/>
                          <a:ext cx="1828800" cy="317500"/>
                        </a:xfrm>
                        <a:prstGeom prst="rect">
                          <a:avLst/>
                        </a:prstGeom>
                        <a:noFill/>
                        <a:ln w="6350">
                          <a:solidFill>
                            <a:prstClr val="black"/>
                          </a:solidFill>
                        </a:ln>
                      </wps:spPr>
                      <wps:txbx>
                        <w:txbxContent>
                          <w:p w14:paraId="50B0F310" w14:textId="77777777" w:rsidR="004F7F43" w:rsidRPr="003D1D19" w:rsidRDefault="004F7F43" w:rsidP="008F3B72">
                            <w:pPr>
                              <w:spacing w:before="100" w:beforeAutospacing="1" w:line="240" w:lineRule="auto"/>
                              <w:jc w:val="center"/>
                              <w:rPr>
                                <w:b/>
                              </w:rPr>
                            </w:pPr>
                            <w:r w:rsidRPr="003D1D19">
                              <w:rPr>
                                <w:b/>
                              </w:rPr>
                              <w:t>=SUM(E2, 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81DB2" id="_x0000_s1027" type="#_x0000_t202" style="position:absolute;margin-left:197.6pt;margin-top:20.5pt;width:2in;height: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" filled="f" strokeweight=".5pt">
                <v:textbox>
                  <w:txbxContent>
                    <w:p w14:paraId="50B0F310" w14:textId="77777777" w:rsidR="004F7F43" w:rsidRPr="003D1D19" w:rsidRDefault="004F7F43" w:rsidP="008F3B72">
                      <w:pPr>
                        <w:spacing w:before="100" w:beforeAutospacing="1" w:line="240" w:lineRule="auto"/>
                        <w:jc w:val="center"/>
                        <w:rPr>
                          <w:b/>
                        </w:rPr>
                      </w:pPr>
                      <w:r w:rsidRPr="003D1D19">
                        <w:rPr>
                          <w:b/>
                        </w:rPr>
                        <w:t>=SUM(E2, F2)</w:t>
                      </w:r>
                    </w:p>
                  </w:txbxContent>
                </v:textbox>
                <w10:wrap type="square"/>
              </v:shape>
            </w:pict>
          </mc:Fallback>
        </mc:AlternateContent>
      </w:r>
    </w:p>
    <w:p w14:paraId="294AD954" w14:textId="14E36B29" w:rsidR="003E45DC" w:rsidRPr="00534078" w:rsidRDefault="003E45DC" w:rsidP="00D51DAA">
      <w:pPr>
        <w:spacing w:before="240"/>
      </w:pPr>
    </w:p>
    <w:p w14:paraId="41D5B589" w14:textId="46E1869D" w:rsidR="00DA7979" w:rsidRPr="00EA6F79" w:rsidRDefault="00096EBB" w:rsidP="00923DA2">
      <w:pPr>
        <w:pStyle w:val="Caption"/>
        <w:spacing w:before="120" w:after="100" w:afterAutospacing="1"/>
        <w:rPr>
          <w:noProof/>
          <w:color w:val="000000" w:themeColor="text1"/>
          <w:sz w:val="28"/>
          <w:szCs w:val="28"/>
        </w:rPr>
      </w:pPr>
      <w:bookmarkStart w:id="91" w:name="_Toc184603723"/>
      <w:r>
        <w:t xml:space="preserve">Formula </w:t>
      </w:r>
      <w:fldSimple w:instr=" SEQ Formula \* ARABIC ">
        <w:r w:rsidR="00657F65">
          <w:rPr>
            <w:noProof/>
          </w:rPr>
          <w:t>2</w:t>
        </w:r>
      </w:fldSimple>
      <w:r w:rsidR="00DA7979">
        <w:t xml:space="preserve">: Confidence and Skill: SUM </w:t>
      </w:r>
      <w:r w:rsidR="008F3B72">
        <w:t>–</w:t>
      </w:r>
      <w:r w:rsidR="00DA7979">
        <w:t xml:space="preserve"> Example</w:t>
      </w:r>
      <w:r w:rsidR="008F3B72">
        <w:t xml:space="preserve"> </w:t>
      </w:r>
      <w:r w:rsidR="00DA7979">
        <w:t>Usage</w:t>
      </w:r>
      <w:bookmarkEnd w:id="91"/>
    </w:p>
    <w:p w14:paraId="4BA322DE" w14:textId="3FC689DD" w:rsidR="008B5CC3" w:rsidRDefault="008B5CC3" w:rsidP="005C21F1"/>
    <w:bookmarkStart w:id="92" w:name="_MON_1795005412"/>
    <w:bookmarkEnd w:id="92"/>
    <w:p w14:paraId="2721CC67" w14:textId="1C287C22" w:rsidR="009902F6" w:rsidRDefault="00536AA5" w:rsidP="00DF65EB">
      <w:pPr>
        <w:keepNext/>
        <w:jc w:val="center"/>
      </w:pPr>
      <w:r>
        <w:object w:dxaOrig="9795" w:dyaOrig="2759" w14:anchorId="3F2A7F51">
          <v:shape id="_x0000_i18234" type="#_x0000_t75" style="width:490.25pt;height:137.95pt" o:ole="">
            <v:imagedata r:id="rId32" o:title=""/>
          </v:shape>
          <o:OLEObject Type="Embed" ProgID="Excel.Sheet.12" ShapeID="_x0000_i18234" DrawAspect="Content" ObjectID="_1795246958" r:id="rId33"/>
        </w:object>
      </w:r>
    </w:p>
    <w:p w14:paraId="51B8BBD5" w14:textId="6783F03C" w:rsidR="005F2693" w:rsidRDefault="00DF65EB" w:rsidP="00DF65EB">
      <w:pPr>
        <w:pStyle w:val="Caption"/>
      </w:pPr>
      <w:bookmarkStart w:id="93" w:name="_Toc184609156"/>
      <w:r>
        <w:t xml:space="preserve">Table </w:t>
      </w:r>
      <w:fldSimple w:instr=" SEQ Table \* ARABIC ">
        <w:r w:rsidR="00657F65">
          <w:rPr>
            <w:noProof/>
          </w:rPr>
          <w:t>2</w:t>
        </w:r>
      </w:fldSimple>
      <w:r>
        <w:t xml:space="preserve">: </w:t>
      </w:r>
      <w:r w:rsidRPr="00624DF6">
        <w:t xml:space="preserve">Confidence and Skill: SUM - </w:t>
      </w:r>
      <w:r>
        <w:t>Before</w:t>
      </w:r>
      <w:bookmarkEnd w:id="93"/>
    </w:p>
    <w:p w14:paraId="6711E862" w14:textId="77777777" w:rsidR="000055FF" w:rsidRDefault="000055FF" w:rsidP="00CE1CD5">
      <w:pPr>
        <w:spacing w:after="160"/>
        <w:jc w:val="both"/>
      </w:pPr>
    </w:p>
    <w:p w14:paraId="3130AFEC" w14:textId="79EE7821" w:rsidR="00B67748" w:rsidRDefault="00DF123C" w:rsidP="00B860C3">
      <w:pPr>
        <w:spacing w:after="160"/>
        <w:jc w:val="both"/>
      </w:pPr>
      <w:r>
        <w:t xml:space="preserve">When SUM function is applied to </w:t>
      </w:r>
      <w:r w:rsidR="005C6D68">
        <w:t>certain cells</w:t>
      </w:r>
      <w:r w:rsidR="00B7428B">
        <w:t xml:space="preserve">, the values in these </w:t>
      </w:r>
      <w:r w:rsidR="005C6D68">
        <w:t>cells</w:t>
      </w:r>
      <w:r w:rsidR="00B7428B">
        <w:t xml:space="preserve"> are summed </w:t>
      </w:r>
      <w:r w:rsidR="002D5F57">
        <w:t>up</w:t>
      </w:r>
      <w:r w:rsidR="003C22B2">
        <w:t>.</w:t>
      </w:r>
      <w:r w:rsidR="005C6D68">
        <w:t xml:space="preserve"> Then the autofill feature is used to apply the same function across a whole column.</w:t>
      </w:r>
    </w:p>
    <w:bookmarkStart w:id="94" w:name="_MON_1795090140"/>
    <w:bookmarkEnd w:id="94"/>
    <w:p w14:paraId="3EA0208C" w14:textId="57DAC468" w:rsidR="005C6D68" w:rsidRDefault="00C941C8" w:rsidP="00DF65EB">
      <w:pPr>
        <w:keepNext/>
        <w:spacing w:after="160"/>
        <w:jc w:val="center"/>
      </w:pPr>
      <w:r>
        <w:rPr>
          <w:color w:val="242424"/>
          <w:sz w:val="22"/>
          <w:szCs w:val="22"/>
        </w:rPr>
        <w:object w:dxaOrig="3269" w:dyaOrig="2458" w14:anchorId="521EE354">
          <v:shape id="_x0000_i18233" type="#_x0000_t75" style="width:163.45pt;height:123pt" o:ole="">
            <v:imagedata r:id="rId34" o:title=""/>
          </v:shape>
          <o:OLEObject Type="Embed" ProgID="Excel.Sheet.12" ShapeID="_x0000_i18233" DrawAspect="Content" ObjectID="_1795246959" r:id="rId35"/>
        </w:object>
      </w:r>
    </w:p>
    <w:p w14:paraId="6897A7C9" w14:textId="19EDC707" w:rsidR="00B67748" w:rsidRDefault="00DF65EB" w:rsidP="00DF65EB">
      <w:pPr>
        <w:pStyle w:val="Caption"/>
      </w:pPr>
      <w:bookmarkStart w:id="95" w:name="_Toc184609157"/>
      <w:r>
        <w:t xml:space="preserve">Table </w:t>
      </w:r>
      <w:fldSimple w:instr=" SEQ Table \* ARABIC ">
        <w:r w:rsidR="00657F65">
          <w:rPr>
            <w:noProof/>
          </w:rPr>
          <w:t>3</w:t>
        </w:r>
      </w:fldSimple>
      <w:r>
        <w:t xml:space="preserve">: </w:t>
      </w:r>
      <w:r w:rsidRPr="0056222F">
        <w:t xml:space="preserve">Confidence and Skill: SUM - </w:t>
      </w:r>
      <w:r>
        <w:t>After</w:t>
      </w:r>
      <w:bookmarkEnd w:id="95"/>
    </w:p>
    <w:p w14:paraId="7EB1228E" w14:textId="77777777" w:rsidR="000055FF" w:rsidRDefault="000055FF" w:rsidP="00CE1CD5">
      <w:pPr>
        <w:spacing w:after="160"/>
        <w:jc w:val="both"/>
      </w:pPr>
    </w:p>
    <w:p w14:paraId="7E2C9536" w14:textId="04B8B955" w:rsidR="00F23A3C" w:rsidRDefault="005C6D68" w:rsidP="00BE186F">
      <w:pPr>
        <w:spacing w:after="160"/>
        <w:jc w:val="both"/>
      </w:pPr>
      <w:r>
        <w:t xml:space="preserve">The sum of the values is then displayed in column G titled </w:t>
      </w:r>
      <w:r w:rsidR="000C04D1">
        <w:t>‘</w:t>
      </w:r>
      <w:r>
        <w:t xml:space="preserve">Sum of confidence </w:t>
      </w:r>
      <w:r w:rsidR="00A34CCD">
        <w:t>levels</w:t>
      </w:r>
      <w:r>
        <w:t>.</w:t>
      </w:r>
      <w:r w:rsidR="00A34CCD">
        <w:t>’</w:t>
      </w:r>
      <w:r w:rsidR="008B5CC3">
        <w:br w:type="page"/>
      </w:r>
    </w:p>
    <w:p w14:paraId="4F1B862A" w14:textId="68B6D7E5" w:rsidR="0009236F" w:rsidRPr="0009236F" w:rsidRDefault="2C1EE0B5" w:rsidP="00FB4D12">
      <w:pPr>
        <w:rPr>
          <w:b/>
          <w:bCs/>
        </w:rPr>
      </w:pPr>
      <w:r w:rsidRPr="0009236F">
        <w:rPr>
          <w:b/>
          <w:bCs/>
        </w:rPr>
        <w:lastRenderedPageBreak/>
        <w:t>UN</w:t>
      </w:r>
      <w:r w:rsidR="11E599FE" w:rsidRPr="0009236F">
        <w:rPr>
          <w:b/>
          <w:bCs/>
        </w:rPr>
        <w:t>IQUE</w:t>
      </w:r>
      <w:r w:rsidR="00DD385B" w:rsidRPr="0009236F">
        <w:rPr>
          <w:b/>
          <w:bCs/>
        </w:rPr>
        <w:t xml:space="preserve"> </w:t>
      </w:r>
      <w:r w:rsidR="001A135F">
        <w:rPr>
          <w:b/>
        </w:rPr>
        <w:t>:</w:t>
      </w:r>
    </w:p>
    <w:p w14:paraId="2149918F" w14:textId="77777777" w:rsidR="00B67748" w:rsidRPr="00B67748" w:rsidRDefault="00B67748" w:rsidP="00B67748">
      <w:pPr>
        <w:rPr>
          <w:b/>
          <w:bCs/>
        </w:rPr>
      </w:pPr>
    </w:p>
    <w:p w14:paraId="7CC49027" w14:textId="0D5C8679" w:rsidR="00E8127F" w:rsidRDefault="009D3F41" w:rsidP="004351EE">
      <w:pPr>
        <w:jc w:val="both"/>
      </w:pPr>
      <w:r w:rsidRPr="009D3F41">
        <w:t>The UNIQUE function in Excel is used to extract distinct or unique values from a list or range of data, removing duplicates. This function is particularly useful when working with large datasets, as it helps summarize information efficiently by showing only the unique entries.</w:t>
      </w:r>
      <w:r w:rsidR="00E54AF5">
        <w:t>[4]</w:t>
      </w:r>
    </w:p>
    <w:p w14:paraId="54DB5458" w14:textId="77777777" w:rsidR="00AC01E2" w:rsidRPr="00AC01E2" w:rsidRDefault="00AC01E2" w:rsidP="00E8127F"/>
    <w:p w14:paraId="433B0427" w14:textId="1C7E5929" w:rsidR="00E8127F" w:rsidRDefault="00E8127F" w:rsidP="00E8127F">
      <w:r>
        <w:t xml:space="preserve">The basic syntax of the </w:t>
      </w:r>
      <w:r w:rsidRPr="00AF1E6F">
        <w:rPr>
          <w:b/>
          <w:bCs/>
        </w:rPr>
        <w:t>UNIQUE</w:t>
      </w:r>
      <w:r>
        <w:t xml:space="preserve"> function is:</w:t>
      </w:r>
    </w:p>
    <w:p w14:paraId="4A1B2B07" w14:textId="0F47F9F8" w:rsidR="00E8127F" w:rsidRDefault="00E8127F" w:rsidP="00DA5463">
      <w:pPr>
        <w:spacing w:line="240" w:lineRule="auto"/>
        <w:rPr>
          <w:b/>
          <w:bCs/>
        </w:rPr>
      </w:pPr>
    </w:p>
    <w:p w14:paraId="1C489216" w14:textId="040BF65C" w:rsidR="003E45DC" w:rsidRPr="007C24D4" w:rsidRDefault="00654E39" w:rsidP="00DA5463">
      <w:pPr>
        <w:spacing w:line="240" w:lineRule="auto"/>
        <w:rPr>
          <w:b/>
          <w:bCs/>
        </w:rPr>
      </w:pPr>
      <w:r w:rsidRPr="0079248A">
        <w:rPr>
          <w:b/>
          <w:bCs/>
          <w:noProof/>
        </w:rPr>
        <mc:AlternateContent>
          <mc:Choice Requires="wps">
            <w:drawing>
              <wp:anchor distT="45720" distB="45720" distL="114300" distR="114300" simplePos="0" relativeHeight="251555840" behindDoc="0" locked="0" layoutInCell="1" allowOverlap="1" wp14:anchorId="3557D5F2" wp14:editId="4A105B48">
                <wp:simplePos x="0" y="0"/>
                <wp:positionH relativeFrom="column">
                  <wp:posOffset>1600200</wp:posOffset>
                </wp:positionH>
                <wp:positionV relativeFrom="paragraph">
                  <wp:posOffset>7620</wp:posOffset>
                </wp:positionV>
                <wp:extent cx="3644900" cy="368300"/>
                <wp:effectExtent l="0" t="0" r="12700" b="12700"/>
                <wp:wrapSquare wrapText="bothSides"/>
                <wp:docPr id="781343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368300"/>
                        </a:xfrm>
                        <a:prstGeom prst="rect">
                          <a:avLst/>
                        </a:prstGeom>
                        <a:solidFill>
                          <a:srgbClr val="FFFFFF"/>
                        </a:solidFill>
                        <a:ln w="9525">
                          <a:solidFill>
                            <a:srgbClr val="000000"/>
                          </a:solidFill>
                          <a:miter lim="800000"/>
                          <a:headEnd/>
                          <a:tailEnd/>
                        </a:ln>
                      </wps:spPr>
                      <wps:txbx>
                        <w:txbxContent>
                          <w:p w14:paraId="7BFF4022" w14:textId="3A0D7855" w:rsidR="0079248A" w:rsidRDefault="0079248A" w:rsidP="0068757E">
                            <w:pPr>
                              <w:spacing w:line="240" w:lineRule="auto"/>
                            </w:pPr>
                            <w:r w:rsidRPr="007C24D4">
                              <w:rPr>
                                <w:b/>
                                <w:bCs/>
                              </w:rPr>
                              <w:t>=UNIQUE(array,</w:t>
                            </w:r>
                            <w:r w:rsidR="00AD6B82">
                              <w:rPr>
                                <w:b/>
                                <w:bCs/>
                              </w:rPr>
                              <w:t xml:space="preserve"> </w:t>
                            </w:r>
                            <w:r w:rsidRPr="007C24D4">
                              <w:rPr>
                                <w:b/>
                                <w:bCs/>
                              </w:rPr>
                              <w:t>[by_col],</w:t>
                            </w:r>
                            <w:r w:rsidR="00AD6B82">
                              <w:rPr>
                                <w:b/>
                                <w:bCs/>
                              </w:rPr>
                              <w:t xml:space="preserve"> </w:t>
                            </w:r>
                            <w:r w:rsidRPr="007C24D4">
                              <w:rPr>
                                <w:b/>
                                <w:bCs/>
                              </w:rPr>
                              <w:t>[exactly_once])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7D5F2" id="Text Box 2" o:spid="_x0000_s1028" type="#_x0000_t202" style="position:absolute;margin-left:126pt;margin-top:.6pt;width:287pt;height:29pt;z-index:25155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sEgIAACY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">
                <v:textbox>
                  <w:txbxContent>
                    <w:p w14:paraId="7BFF4022" w14:textId="3A0D7855" w:rsidR="0079248A" w:rsidRDefault="0079248A" w:rsidP="0068757E">
                      <w:pPr>
                        <w:spacing w:line="240" w:lineRule="auto"/>
                      </w:pPr>
                      <w:r w:rsidRPr="007C24D4">
                        <w:rPr>
                          <w:b/>
                          <w:bCs/>
                        </w:rPr>
                        <w:t>=UNIQUE(array,</w:t>
                      </w:r>
                      <w:r w:rsidR="00AD6B82">
                        <w:rPr>
                          <w:b/>
                          <w:bCs/>
                        </w:rPr>
                        <w:t xml:space="preserve"> </w:t>
                      </w:r>
                      <w:r w:rsidRPr="007C24D4">
                        <w:rPr>
                          <w:b/>
                          <w:bCs/>
                        </w:rPr>
                        <w:t>[by_col],</w:t>
                      </w:r>
                      <w:r w:rsidR="00AD6B82">
                        <w:rPr>
                          <w:b/>
                          <w:bCs/>
                        </w:rPr>
                        <w:t xml:space="preserve"> </w:t>
                      </w:r>
                      <w:r w:rsidRPr="007C24D4">
                        <w:rPr>
                          <w:b/>
                          <w:bCs/>
                        </w:rPr>
                        <w:t>[exactly_once])</w:t>
                      </w:r>
                    </w:p>
                  </w:txbxContent>
                </v:textbox>
                <w10:wrap type="square"/>
              </v:shape>
            </w:pict>
          </mc:Fallback>
        </mc:AlternateContent>
      </w:r>
    </w:p>
    <w:p w14:paraId="3908D2CC" w14:textId="77777777" w:rsidR="00204ABC" w:rsidRPr="0079248A" w:rsidRDefault="00204ABC" w:rsidP="00204ABC">
      <w:pPr>
        <w:spacing w:line="240" w:lineRule="auto"/>
      </w:pPr>
    </w:p>
    <w:p w14:paraId="0A3FD94B" w14:textId="5194C098" w:rsidR="00DA7979" w:rsidRPr="00A61827" w:rsidRDefault="00DA7979" w:rsidP="00D51DAA">
      <w:pPr>
        <w:pStyle w:val="Caption"/>
        <w:spacing w:after="120"/>
        <w:rPr>
          <w:b/>
          <w:bCs/>
          <w:noProof/>
          <w:color w:val="000000" w:themeColor="text1"/>
          <w:sz w:val="28"/>
          <w:szCs w:val="28"/>
        </w:rPr>
      </w:pPr>
      <w:bookmarkStart w:id="96" w:name="_Toc184603724"/>
      <w:r>
        <w:t xml:space="preserve">Formula </w:t>
      </w:r>
      <w:fldSimple w:instr=" SEQ Formula \* ARABIC ">
        <w:r w:rsidR="00657F65">
          <w:rPr>
            <w:noProof/>
          </w:rPr>
          <w:t>3</w:t>
        </w:r>
      </w:fldSimple>
      <w:r>
        <w:t xml:space="preserve">: </w:t>
      </w:r>
      <w:r w:rsidRPr="002C6D55">
        <w:t xml:space="preserve">Confidence and Skill: </w:t>
      </w:r>
      <w:r>
        <w:t>UNIQUE</w:t>
      </w:r>
      <w:r w:rsidRPr="002C6D55">
        <w:t xml:space="preserve"> - </w:t>
      </w:r>
      <w:r>
        <w:t>Syntax</w:t>
      </w:r>
      <w:bookmarkEnd w:id="96"/>
    </w:p>
    <w:p w14:paraId="07CCC13B" w14:textId="77777777" w:rsidR="00DF65EB" w:rsidRPr="00DF65EB" w:rsidRDefault="00DF65EB" w:rsidP="00DF65EB">
      <w:pPr>
        <w:spacing w:line="240" w:lineRule="auto"/>
      </w:pPr>
    </w:p>
    <w:p w14:paraId="3A21820E" w14:textId="6C4AAC9C" w:rsidR="00E8127F" w:rsidRDefault="00E8127F" w:rsidP="004351EE">
      <w:pPr>
        <w:spacing w:line="240" w:lineRule="auto"/>
        <w:jc w:val="both"/>
      </w:pPr>
      <w:r w:rsidRPr="007C24D4">
        <w:rPr>
          <w:b/>
          <w:bCs/>
        </w:rPr>
        <w:t>array</w:t>
      </w:r>
      <w:r>
        <w:t>: The range of cells or array from which you want to extract unique values (mandatory).</w:t>
      </w:r>
    </w:p>
    <w:p w14:paraId="670292AE" w14:textId="77777777" w:rsidR="007C24D4" w:rsidRDefault="007C24D4" w:rsidP="007C24D4">
      <w:pPr>
        <w:pStyle w:val="ListParagraph"/>
        <w:spacing w:line="240" w:lineRule="auto"/>
      </w:pPr>
    </w:p>
    <w:p w14:paraId="04D3A8CB" w14:textId="08B644D1" w:rsidR="00E8127F" w:rsidRDefault="00E8127F" w:rsidP="002E7CB5">
      <w:pPr>
        <w:spacing w:line="240" w:lineRule="auto"/>
      </w:pPr>
      <w:r w:rsidRPr="007C24D4">
        <w:rPr>
          <w:b/>
          <w:bCs/>
        </w:rPr>
        <w:t>by_col</w:t>
      </w:r>
      <w:r>
        <w:t>: A logical value (TRUE or FALSE).</w:t>
      </w:r>
    </w:p>
    <w:p w14:paraId="46318023" w14:textId="59662271" w:rsidR="00E8127F" w:rsidRDefault="00E8127F" w:rsidP="00787411">
      <w:pPr>
        <w:pStyle w:val="ListParagraph"/>
        <w:spacing w:line="240" w:lineRule="auto"/>
      </w:pPr>
      <w:r>
        <w:t>FALSE (default): Extracts unique values row by row.</w:t>
      </w:r>
    </w:p>
    <w:p w14:paraId="707DC388" w14:textId="548325F3" w:rsidR="00E8127F" w:rsidRDefault="00E8127F" w:rsidP="00787411">
      <w:pPr>
        <w:pStyle w:val="ListParagraph"/>
        <w:spacing w:line="240" w:lineRule="auto"/>
      </w:pPr>
      <w:r>
        <w:t>TRUE: Extracts unique values column by column.</w:t>
      </w:r>
    </w:p>
    <w:p w14:paraId="77882E90" w14:textId="77777777" w:rsidR="007C24D4" w:rsidRDefault="007C24D4" w:rsidP="00787411">
      <w:pPr>
        <w:pStyle w:val="ListParagraph"/>
        <w:spacing w:line="240" w:lineRule="auto"/>
      </w:pPr>
    </w:p>
    <w:p w14:paraId="12E6CFDA" w14:textId="7CCB7AE0" w:rsidR="00E8127F" w:rsidRDefault="00E8127F" w:rsidP="002E7CB5">
      <w:pPr>
        <w:spacing w:line="240" w:lineRule="auto"/>
      </w:pPr>
      <w:r w:rsidRPr="007C24D4">
        <w:rPr>
          <w:b/>
          <w:bCs/>
        </w:rPr>
        <w:t>exactly_once</w:t>
      </w:r>
      <w:r>
        <w:t>: A logical value (TRUE or FALSE).</w:t>
      </w:r>
    </w:p>
    <w:p w14:paraId="698C7805" w14:textId="6054E987" w:rsidR="00E8127F" w:rsidRDefault="00E8127F" w:rsidP="004E1EB7">
      <w:pPr>
        <w:pStyle w:val="ListParagraph"/>
        <w:spacing w:line="240" w:lineRule="auto"/>
      </w:pPr>
      <w:r w:rsidRPr="00D9557D">
        <w:rPr>
          <w:b/>
          <w:bCs/>
        </w:rPr>
        <w:t>FALSE</w:t>
      </w:r>
      <w:r>
        <w:t xml:space="preserve"> </w:t>
      </w:r>
      <w:r w:rsidRPr="007B6BFB">
        <w:t>(default)</w:t>
      </w:r>
      <w:r>
        <w:t>: Returns all unique values.</w:t>
      </w:r>
    </w:p>
    <w:p w14:paraId="15C6A326" w14:textId="4CE544C3" w:rsidR="00BA778B" w:rsidRDefault="00E8127F" w:rsidP="004E1EB7">
      <w:pPr>
        <w:pStyle w:val="ListParagraph"/>
        <w:spacing w:line="240" w:lineRule="auto"/>
      </w:pPr>
      <w:r w:rsidRPr="00D9557D">
        <w:rPr>
          <w:b/>
          <w:bCs/>
        </w:rPr>
        <w:t>TRUE</w:t>
      </w:r>
      <w:r>
        <w:t>: Returns only values that appear exactly once in the range.</w:t>
      </w:r>
    </w:p>
    <w:p w14:paraId="17BACCF1" w14:textId="77777777" w:rsidR="0065457E" w:rsidRPr="003660C5" w:rsidRDefault="0065457E" w:rsidP="004E1EB7">
      <w:pPr>
        <w:pStyle w:val="ListParagraph"/>
        <w:spacing w:line="240" w:lineRule="auto"/>
      </w:pPr>
    </w:p>
    <w:p w14:paraId="4411BB74" w14:textId="77777777" w:rsidR="0027368D" w:rsidRDefault="003F58E4" w:rsidP="004351EE">
      <w:pPr>
        <w:spacing w:line="240" w:lineRule="auto"/>
        <w:jc w:val="both"/>
        <w:rPr>
          <w:color w:val="242424"/>
        </w:rPr>
      </w:pPr>
      <w:r>
        <w:rPr>
          <w:color w:val="242424"/>
        </w:rPr>
        <w:t xml:space="preserve">Here, we </w:t>
      </w:r>
      <w:r w:rsidR="006C656B">
        <w:rPr>
          <w:color w:val="242424"/>
        </w:rPr>
        <w:t>use</w:t>
      </w:r>
      <w:r w:rsidR="008B62DF">
        <w:rPr>
          <w:color w:val="242424"/>
        </w:rPr>
        <w:t xml:space="preserve"> the UNIQUE function to </w:t>
      </w:r>
      <w:r w:rsidR="00467E89">
        <w:rPr>
          <w:color w:val="242424"/>
        </w:rPr>
        <w:t xml:space="preserve">remove duplicate values from the </w:t>
      </w:r>
      <w:r w:rsidR="0011389A">
        <w:rPr>
          <w:color w:val="242424"/>
        </w:rPr>
        <w:t xml:space="preserve">‘Sum of Confidence levels’ </w:t>
      </w:r>
      <w:r w:rsidR="009C189A">
        <w:rPr>
          <w:color w:val="242424"/>
        </w:rPr>
        <w:t>column (</w:t>
      </w:r>
      <w:r w:rsidR="0027368D">
        <w:rPr>
          <w:color w:val="242424"/>
        </w:rPr>
        <w:t xml:space="preserve">i.e., </w:t>
      </w:r>
      <w:r w:rsidR="009C189A">
        <w:rPr>
          <w:color w:val="242424"/>
        </w:rPr>
        <w:t xml:space="preserve">column </w:t>
      </w:r>
      <w:r w:rsidR="00391332">
        <w:rPr>
          <w:color w:val="242424"/>
        </w:rPr>
        <w:t>G)</w:t>
      </w:r>
      <w:r w:rsidR="00F309DD">
        <w:rPr>
          <w:color w:val="242424"/>
        </w:rPr>
        <w:t xml:space="preserve"> </w:t>
      </w:r>
      <w:r w:rsidR="0027368D">
        <w:rPr>
          <w:color w:val="242424"/>
        </w:rPr>
        <w:t xml:space="preserve">as: </w:t>
      </w:r>
    </w:p>
    <w:p w14:paraId="5216321A" w14:textId="690E2974" w:rsidR="00763A3D" w:rsidRDefault="00117B14" w:rsidP="0027368D">
      <w:pPr>
        <w:spacing w:line="240" w:lineRule="auto"/>
        <w:rPr>
          <w:color w:val="242424"/>
        </w:rPr>
      </w:pPr>
      <w:ins w:id="97" w:author="Suraiya Fathima" w:date="2024-12-06T16:56:00Z">
        <w:r>
          <w:rPr>
            <w:noProof/>
          </w:rPr>
          <mc:AlternateContent>
            <mc:Choice Requires="wps">
              <w:drawing>
                <wp:anchor distT="0" distB="0" distL="114300" distR="114300" simplePos="0" relativeHeight="251640832" behindDoc="0" locked="0" layoutInCell="1" allowOverlap="1" wp14:anchorId="60FE9FB2" wp14:editId="09D9B3A4">
                  <wp:simplePos x="0" y="0"/>
                  <wp:positionH relativeFrom="column">
                    <wp:posOffset>2540635</wp:posOffset>
                  </wp:positionH>
                  <wp:positionV relativeFrom="paragraph">
                    <wp:posOffset>183677</wp:posOffset>
                  </wp:positionV>
                  <wp:extent cx="1828800" cy="1828800"/>
                  <wp:effectExtent l="0" t="0" r="17145" b="11430"/>
                  <wp:wrapNone/>
                  <wp:docPr id="46475942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F90976D" w14:textId="77777777" w:rsidR="0027368D" w:rsidRPr="003D1D19" w:rsidRDefault="0027368D" w:rsidP="00763A3D">
                              <w:pPr>
                                <w:spacing w:line="240" w:lineRule="auto"/>
                                <w:jc w:val="center"/>
                                <w:rPr>
                                  <w:b/>
                                </w:rPr>
                              </w:pPr>
                              <w:r w:rsidRPr="003D1D19">
                                <w:rPr>
                                  <w:b/>
                                </w:rPr>
                                <w:t>=UNIQUE(G2:G57)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FE9FB2" id="_x0000_s1029" type="#_x0000_t202" style="position:absolute;margin-left:200.05pt;margin-top:14.45pt;width:2in;height:2in;z-index:251640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FBKwIAAFo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" filled="f" strokeweight=".5pt">
                  <v:textbox style="mso-fit-shape-to-text:t">
                    <w:txbxContent>
                      <w:p w14:paraId="7F90976D" w14:textId="77777777" w:rsidR="0027368D" w:rsidRPr="003D1D19" w:rsidRDefault="0027368D" w:rsidP="00763A3D">
                        <w:pPr>
                          <w:spacing w:line="240" w:lineRule="auto"/>
                          <w:jc w:val="center"/>
                          <w:rPr>
                            <w:b/>
                          </w:rPr>
                        </w:pPr>
                        <w:r w:rsidRPr="003D1D19">
                          <w:rPr>
                            <w:b/>
                          </w:rPr>
                          <w:t>=UNIQUE(G2:G57)</w:t>
                        </w:r>
                      </w:p>
                    </w:txbxContent>
                  </v:textbox>
                </v:shape>
              </w:pict>
            </mc:Fallback>
          </mc:AlternateContent>
        </w:r>
      </w:ins>
    </w:p>
    <w:p w14:paraId="5C3C6F51" w14:textId="507E615C" w:rsidR="001F79B3" w:rsidRPr="0065457E" w:rsidRDefault="00F309DD" w:rsidP="00902C14">
      <w:pPr>
        <w:pStyle w:val="ListParagraph"/>
        <w:spacing w:line="240" w:lineRule="auto"/>
        <w:rPr>
          <w:color w:val="242424"/>
        </w:rPr>
      </w:pPr>
      <w:r>
        <w:rPr>
          <w:color w:val="242424"/>
        </w:rPr>
        <w:t xml:space="preserve"> </w:t>
      </w:r>
    </w:p>
    <w:p w14:paraId="12361EA9" w14:textId="77777777" w:rsidR="00481FAF" w:rsidRDefault="00481FAF" w:rsidP="00DC29A2">
      <w:pPr>
        <w:pStyle w:val="Caption"/>
        <w:spacing w:before="0" w:after="120"/>
        <w:jc w:val="left"/>
      </w:pPr>
    </w:p>
    <w:p w14:paraId="6AE55FBF" w14:textId="70FAA154" w:rsidR="004841C6" w:rsidRPr="00B705E8" w:rsidRDefault="004841C6" w:rsidP="00481FAF">
      <w:pPr>
        <w:pStyle w:val="Caption"/>
        <w:spacing w:before="0" w:after="120"/>
        <w:rPr>
          <w:noProof/>
          <w:color w:val="000000" w:themeColor="text1"/>
          <w:sz w:val="28"/>
          <w:szCs w:val="28"/>
        </w:rPr>
      </w:pPr>
      <w:bookmarkStart w:id="98" w:name="_Toc184603725"/>
      <w:r>
        <w:t xml:space="preserve">Formula </w:t>
      </w:r>
      <w:fldSimple w:instr=" SEQ Formula \* ARABIC ">
        <w:r w:rsidR="00657F65">
          <w:rPr>
            <w:noProof/>
          </w:rPr>
          <w:t>4</w:t>
        </w:r>
      </w:fldSimple>
      <w:r w:rsidRPr="00431D5D">
        <w:t xml:space="preserve">: Confidence and Skill: UNIQUE </w:t>
      </w:r>
      <w:r>
        <w:t>Example Usage</w:t>
      </w:r>
      <w:bookmarkEnd w:id="98"/>
    </w:p>
    <w:p w14:paraId="53440FE7" w14:textId="77A6D0C1" w:rsidR="00763A3D" w:rsidRDefault="00763A3D">
      <w:pPr>
        <w:spacing w:after="160"/>
        <w:rPr>
          <w:color w:val="242424"/>
          <w:sz w:val="22"/>
          <w:szCs w:val="22"/>
        </w:rPr>
      </w:pPr>
    </w:p>
    <w:p w14:paraId="4F133B17" w14:textId="77777777" w:rsidR="0027368D" w:rsidRDefault="0027368D" w:rsidP="009978BE">
      <w:pPr>
        <w:pStyle w:val="ListParagraph"/>
        <w:spacing w:line="240" w:lineRule="auto"/>
        <w:jc w:val="center"/>
        <w:rPr>
          <w:color w:val="242424"/>
          <w:sz w:val="22"/>
          <w:szCs w:val="22"/>
        </w:rPr>
      </w:pPr>
    </w:p>
    <w:bookmarkStart w:id="99" w:name="_MON_1794949305"/>
    <w:bookmarkEnd w:id="99"/>
    <w:p w14:paraId="23767D3A" w14:textId="77777777" w:rsidR="009978BE" w:rsidRDefault="00C941C8" w:rsidP="00D959CB">
      <w:pPr>
        <w:pStyle w:val="ListParagraph"/>
        <w:keepNext/>
        <w:spacing w:line="240" w:lineRule="auto"/>
        <w:jc w:val="center"/>
      </w:pPr>
      <w:r>
        <w:rPr>
          <w:color w:val="242424"/>
          <w:sz w:val="22"/>
          <w:szCs w:val="22"/>
        </w:rPr>
        <w:object w:dxaOrig="3271" w:dyaOrig="3368" w14:anchorId="1D2FC55E">
          <v:shape id="_x0000_i18232" type="#_x0000_t75" style="width:163.7pt;height:168.55pt" o:ole="">
            <v:imagedata r:id="rId36" o:title=""/>
          </v:shape>
          <o:OLEObject Type="Embed" ProgID="Excel.Sheet.12" ShapeID="_x0000_i18232" DrawAspect="Content" ObjectID="_1795246960" r:id="rId37"/>
        </w:object>
      </w:r>
    </w:p>
    <w:p w14:paraId="7F4F5D2D" w14:textId="1449D6ED" w:rsidR="00927F73" w:rsidRDefault="00D959CB" w:rsidP="00D959CB">
      <w:pPr>
        <w:pStyle w:val="Caption"/>
        <w:ind w:firstLine="720"/>
        <w:rPr>
          <w:color w:val="242424"/>
          <w:sz w:val="22"/>
          <w:szCs w:val="22"/>
        </w:rPr>
      </w:pPr>
      <w:bookmarkStart w:id="100" w:name="_Toc184609158"/>
      <w:r>
        <w:t xml:space="preserve">Table </w:t>
      </w:r>
      <w:fldSimple w:instr=" SEQ Table \* ARABIC ">
        <w:r w:rsidR="00657F65">
          <w:rPr>
            <w:noProof/>
          </w:rPr>
          <w:t>4</w:t>
        </w:r>
      </w:fldSimple>
      <w:r w:rsidRPr="002749C9">
        <w:t xml:space="preserve">: Confidence and Skill: UNIQUE - </w:t>
      </w:r>
      <w:r>
        <w:t>Before</w:t>
      </w:r>
      <w:bookmarkEnd w:id="100"/>
    </w:p>
    <w:p w14:paraId="3B7FD7A6" w14:textId="77777777" w:rsidR="003C5087" w:rsidRDefault="003C5087" w:rsidP="00A86187"/>
    <w:p w14:paraId="16F67B43" w14:textId="0A24A94E" w:rsidR="00C62D0E" w:rsidRDefault="00D12509" w:rsidP="004351EE">
      <w:pPr>
        <w:jc w:val="both"/>
      </w:pPr>
      <w:r w:rsidRPr="006360E3">
        <w:t xml:space="preserve">When UNIQUE function is applied to the range </w:t>
      </w:r>
      <w:r w:rsidR="00F67059" w:rsidRPr="006360E3">
        <w:t xml:space="preserve">of cells - </w:t>
      </w:r>
      <w:r w:rsidRPr="006360E3">
        <w:t>G2 to G57</w:t>
      </w:r>
      <w:r w:rsidR="00CE05C9" w:rsidRPr="006360E3">
        <w:t xml:space="preserve">, it scans the </w:t>
      </w:r>
      <w:r w:rsidR="004D0664" w:rsidRPr="006360E3">
        <w:t xml:space="preserve">range of cells and identifies </w:t>
      </w:r>
      <w:r w:rsidR="00A66D19" w:rsidRPr="006360E3">
        <w:t>all the distinct values</w:t>
      </w:r>
      <w:r w:rsidR="0099463B" w:rsidRPr="006360E3">
        <w:t xml:space="preserve"> </w:t>
      </w:r>
      <w:r w:rsidR="00311B3F" w:rsidRPr="006360E3">
        <w:t>–</w:t>
      </w:r>
      <w:r w:rsidR="0099463B" w:rsidRPr="006360E3">
        <w:t xml:space="preserve"> </w:t>
      </w:r>
      <w:r w:rsidR="00311B3F" w:rsidRPr="006360E3">
        <w:t>8, 10</w:t>
      </w:r>
      <w:r w:rsidR="00F61D54" w:rsidRPr="006360E3">
        <w:t>, 7, 9, 6, 5</w:t>
      </w:r>
      <w:r w:rsidR="00FB29E1" w:rsidRPr="006360E3">
        <w:t xml:space="preserve">. </w:t>
      </w:r>
    </w:p>
    <w:p w14:paraId="71B1E887" w14:textId="77777777" w:rsidR="009978BE" w:rsidRPr="006360E3" w:rsidRDefault="009978BE" w:rsidP="006360E3"/>
    <w:bookmarkStart w:id="101" w:name="_MON_1794949898"/>
    <w:bookmarkEnd w:id="101"/>
    <w:p w14:paraId="69AE2E0C" w14:textId="107032D9" w:rsidR="00D959CB" w:rsidRDefault="00536AA5" w:rsidP="00D959CB">
      <w:pPr>
        <w:pStyle w:val="ListParagraph"/>
        <w:keepNext/>
        <w:spacing w:line="240" w:lineRule="auto"/>
        <w:jc w:val="center"/>
      </w:pPr>
      <w:r>
        <w:rPr>
          <w:color w:val="242424"/>
          <w:sz w:val="22"/>
          <w:szCs w:val="22"/>
        </w:rPr>
        <w:object w:dxaOrig="2286" w:dyaOrig="2455" w14:anchorId="549F7CC0">
          <v:shape id="_x0000_i18231" type="#_x0000_t75" style="width:114.2pt;height:122.75pt" o:ole="">
            <v:imagedata r:id="rId38" o:title=""/>
          </v:shape>
          <o:OLEObject Type="Embed" ProgID="Excel.Sheet.12" ShapeID="_x0000_i18231" DrawAspect="Content" ObjectID="_1795246961" r:id="rId39"/>
        </w:object>
      </w:r>
    </w:p>
    <w:p w14:paraId="44DF521D" w14:textId="781C6933" w:rsidR="00C62D0E" w:rsidRDefault="00D959CB" w:rsidP="00D959CB">
      <w:pPr>
        <w:pStyle w:val="Caption"/>
        <w:ind w:firstLine="720"/>
        <w:rPr>
          <w:color w:val="242424"/>
          <w:sz w:val="22"/>
          <w:szCs w:val="22"/>
        </w:rPr>
      </w:pPr>
      <w:bookmarkStart w:id="102" w:name="_Toc184609159"/>
      <w:r>
        <w:t xml:space="preserve">Table </w:t>
      </w:r>
      <w:fldSimple w:instr=" SEQ Table \* ARABIC ">
        <w:r w:rsidR="00657F65">
          <w:rPr>
            <w:noProof/>
          </w:rPr>
          <w:t>5</w:t>
        </w:r>
      </w:fldSimple>
      <w:r w:rsidRPr="003C1150">
        <w:t xml:space="preserve">: Confidence and Skill: UNIQUE - </w:t>
      </w:r>
      <w:r>
        <w:t>After</w:t>
      </w:r>
      <w:bookmarkEnd w:id="102"/>
    </w:p>
    <w:p w14:paraId="5F79F115" w14:textId="77777777" w:rsidR="00B67748" w:rsidRDefault="00B67748" w:rsidP="00B67748">
      <w:pPr>
        <w:spacing w:line="240" w:lineRule="auto"/>
      </w:pPr>
    </w:p>
    <w:p w14:paraId="663E8B37" w14:textId="37BCC262" w:rsidR="00C62D0E" w:rsidRDefault="00C62D0E" w:rsidP="004351EE">
      <w:pPr>
        <w:spacing w:line="240" w:lineRule="auto"/>
        <w:jc w:val="both"/>
        <w:rPr>
          <w:color w:val="242424"/>
          <w:sz w:val="22"/>
          <w:szCs w:val="22"/>
        </w:rPr>
      </w:pPr>
      <w:r w:rsidRPr="006360E3">
        <w:t xml:space="preserve">The distinct values are then displayed as the output in a new column or row depending on how the function is applied. Here the </w:t>
      </w:r>
      <w:r w:rsidR="009A2B79">
        <w:t>values are</w:t>
      </w:r>
      <w:r>
        <w:t xml:space="preserve"> displayed in the new column I,</w:t>
      </w:r>
      <w:r w:rsidRPr="006360E3">
        <w:t xml:space="preserve"> which has been titled Confidence.</w:t>
      </w:r>
    </w:p>
    <w:p w14:paraId="7EC29351" w14:textId="7CC0DC7A" w:rsidR="009978BE" w:rsidRPr="00560BB1" w:rsidRDefault="003B4548" w:rsidP="00560BB1">
      <w:pPr>
        <w:spacing w:after="160"/>
        <w:rPr>
          <w:color w:val="242424"/>
          <w:sz w:val="22"/>
          <w:szCs w:val="22"/>
        </w:rPr>
      </w:pPr>
      <w:r>
        <w:br w:type="page"/>
      </w:r>
    </w:p>
    <w:p w14:paraId="04589128" w14:textId="2B8D9CDA" w:rsidR="00BA1526" w:rsidRPr="00BA1526" w:rsidRDefault="160CFDF2" w:rsidP="00612828">
      <w:pPr>
        <w:rPr>
          <w:b/>
          <w:bCs/>
          <w:color w:val="242424"/>
          <w:sz w:val="22"/>
          <w:szCs w:val="22"/>
        </w:rPr>
      </w:pPr>
      <w:r w:rsidRPr="00667E69">
        <w:rPr>
          <w:b/>
          <w:bCs/>
        </w:rPr>
        <w:lastRenderedPageBreak/>
        <w:t>S</w:t>
      </w:r>
      <w:r w:rsidR="6A7A4A48" w:rsidRPr="00667E69">
        <w:rPr>
          <w:b/>
          <w:bCs/>
        </w:rPr>
        <w:t>ORT</w:t>
      </w:r>
      <w:r w:rsidR="001A135F">
        <w:rPr>
          <w:b/>
          <w:bCs/>
        </w:rPr>
        <w:t xml:space="preserve"> :</w:t>
      </w:r>
    </w:p>
    <w:p w14:paraId="46CE6CCD" w14:textId="77777777" w:rsidR="00B67748" w:rsidRPr="00B67748" w:rsidRDefault="00B67748" w:rsidP="00B67748">
      <w:pPr>
        <w:rPr>
          <w:b/>
          <w:bCs/>
          <w:color w:val="242424"/>
          <w:sz w:val="22"/>
          <w:szCs w:val="22"/>
        </w:rPr>
      </w:pPr>
    </w:p>
    <w:p w14:paraId="7098CA7C" w14:textId="0A550374" w:rsidR="00667E69" w:rsidRDefault="00667E69" w:rsidP="004351EE">
      <w:pPr>
        <w:jc w:val="both"/>
      </w:pPr>
      <w:r w:rsidRPr="00BA1526">
        <w:rPr>
          <w:b/>
          <w:bCs/>
        </w:rPr>
        <w:t xml:space="preserve">SORT </w:t>
      </w:r>
      <w:r w:rsidRPr="00534078">
        <w:t>returns a sorted array of the elements in an array</w:t>
      </w:r>
      <w:r w:rsidR="00DA4C27">
        <w:t xml:space="preserve"> or range</w:t>
      </w:r>
      <w:r w:rsidRPr="00534078">
        <w:t>. The returned array is the same shape as the provided array argument.</w:t>
      </w:r>
      <w:r w:rsidR="00135872">
        <w:t>[3]</w:t>
      </w:r>
    </w:p>
    <w:p w14:paraId="6A73C5DA" w14:textId="77777777" w:rsidR="00BA1526" w:rsidRPr="00BA1526" w:rsidRDefault="00BA1526" w:rsidP="00BA1526">
      <w:pPr>
        <w:rPr>
          <w:b/>
          <w:bCs/>
          <w:color w:val="242424"/>
          <w:sz w:val="22"/>
          <w:szCs w:val="22"/>
        </w:rPr>
      </w:pPr>
    </w:p>
    <w:p w14:paraId="33CBB81C" w14:textId="710211EB" w:rsidR="00AF1E6F" w:rsidRDefault="00AF1E6F" w:rsidP="00AF1E6F">
      <w:r>
        <w:t xml:space="preserve">The basic syntax of the </w:t>
      </w:r>
      <w:r w:rsidRPr="00AF1E6F">
        <w:rPr>
          <w:b/>
          <w:bCs/>
        </w:rPr>
        <w:t>SORT</w:t>
      </w:r>
      <w:r>
        <w:t xml:space="preserve"> function is:</w:t>
      </w:r>
    </w:p>
    <w:p w14:paraId="0C093181" w14:textId="6BCD4017" w:rsidR="00667E69" w:rsidRDefault="00667E69" w:rsidP="00667E69">
      <w:pPr>
        <w:rPr>
          <w:b/>
          <w:bCs/>
        </w:rPr>
      </w:pPr>
    </w:p>
    <w:p w14:paraId="6BCED29B" w14:textId="4D9212D5" w:rsidR="00AF1E6F" w:rsidRPr="00BA1526" w:rsidRDefault="00F315DA" w:rsidP="00667E69">
      <w:pPr>
        <w:rPr>
          <w:b/>
          <w:bCs/>
        </w:rPr>
      </w:pPr>
      <w:r w:rsidRPr="00F315DA">
        <w:rPr>
          <w:b/>
          <w:bCs/>
          <w:noProof/>
        </w:rPr>
        <mc:AlternateContent>
          <mc:Choice Requires="wps">
            <w:drawing>
              <wp:anchor distT="45720" distB="45720" distL="114300" distR="114300" simplePos="0" relativeHeight="251539456" behindDoc="0" locked="0" layoutInCell="1" allowOverlap="1" wp14:anchorId="468A5829" wp14:editId="148F00BE">
                <wp:simplePos x="0" y="0"/>
                <wp:positionH relativeFrom="column">
                  <wp:posOffset>1435100</wp:posOffset>
                </wp:positionH>
                <wp:positionV relativeFrom="paragraph">
                  <wp:posOffset>11430</wp:posOffset>
                </wp:positionV>
                <wp:extent cx="4150360" cy="342900"/>
                <wp:effectExtent l="0" t="0" r="2159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0360" cy="342900"/>
                        </a:xfrm>
                        <a:prstGeom prst="rect">
                          <a:avLst/>
                        </a:prstGeom>
                        <a:solidFill>
                          <a:srgbClr val="FFFFFF"/>
                        </a:solidFill>
                        <a:ln w="9525">
                          <a:solidFill>
                            <a:srgbClr val="000000"/>
                          </a:solidFill>
                          <a:miter lim="800000"/>
                          <a:headEnd/>
                          <a:tailEnd/>
                        </a:ln>
                      </wps:spPr>
                      <wps:txbx>
                        <w:txbxContent>
                          <w:p w14:paraId="748A8D47" w14:textId="7A88BB84" w:rsidR="00F315DA" w:rsidRDefault="00F315DA" w:rsidP="00F315DA">
                            <w:pPr>
                              <w:rPr>
                                <w:b/>
                                <w:bCs/>
                              </w:rPr>
                            </w:pPr>
                            <w:r>
                              <w:rPr>
                                <w:b/>
                                <w:bCs/>
                              </w:rPr>
                              <w:t>=</w:t>
                            </w:r>
                            <w:r w:rsidRPr="00BA1526">
                              <w:rPr>
                                <w:b/>
                                <w:bCs/>
                              </w:rPr>
                              <w:t>SORT(array,[sort_index],[sort_order],[by_col])</w:t>
                            </w:r>
                          </w:p>
                          <w:p w14:paraId="2EDDA2B2" w14:textId="59D89A04" w:rsidR="00F315DA" w:rsidRDefault="00F315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A5829" id="_x0000_s1030" type="#_x0000_t202" style="position:absolute;margin-left:113pt;margin-top:.9pt;width:326.8pt;height:27pt;z-index:25153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">
                <v:textbox>
                  <w:txbxContent>
                    <w:p w14:paraId="748A8D47" w14:textId="7A88BB84" w:rsidR="00F315DA" w:rsidRDefault="00F315DA" w:rsidP="00F315DA">
                      <w:pPr>
                        <w:rPr>
                          <w:b/>
                          <w:bCs/>
                        </w:rPr>
                      </w:pPr>
                      <w:r>
                        <w:rPr>
                          <w:b/>
                          <w:bCs/>
                        </w:rPr>
                        <w:t>=</w:t>
                      </w:r>
                      <w:r w:rsidRPr="00BA1526">
                        <w:rPr>
                          <w:b/>
                          <w:bCs/>
                        </w:rPr>
                        <w:t>SORT(array,[sort_index],[sort_order],[by_col])</w:t>
                      </w:r>
                    </w:p>
                    <w:p w14:paraId="2EDDA2B2" w14:textId="59D89A04" w:rsidR="00F315DA" w:rsidRDefault="00F315DA"/>
                  </w:txbxContent>
                </v:textbox>
                <w10:wrap type="square"/>
              </v:shape>
            </w:pict>
          </mc:Fallback>
        </mc:AlternateContent>
      </w:r>
    </w:p>
    <w:p w14:paraId="40EE2FC7" w14:textId="77777777" w:rsidR="00F315DA" w:rsidRDefault="00F315DA" w:rsidP="00667E69">
      <w:pPr>
        <w:rPr>
          <w:b/>
          <w:bCs/>
        </w:rPr>
      </w:pPr>
    </w:p>
    <w:p w14:paraId="4AB11FBE" w14:textId="54065F48" w:rsidR="00481FAF" w:rsidRPr="00BA1239" w:rsidRDefault="00481FAF" w:rsidP="00854B66">
      <w:pPr>
        <w:pStyle w:val="Caption"/>
        <w:spacing w:before="0" w:after="0"/>
        <w:rPr>
          <w:b/>
          <w:bCs/>
          <w:noProof/>
          <w:color w:val="000000" w:themeColor="text1"/>
          <w:sz w:val="28"/>
          <w:szCs w:val="28"/>
        </w:rPr>
      </w:pPr>
      <w:bookmarkStart w:id="103" w:name="_Toc184603726"/>
      <w:r>
        <w:t xml:space="preserve">Formula </w:t>
      </w:r>
      <w:fldSimple w:instr=" SEQ Formula \* ARABIC ">
        <w:r w:rsidR="00657F65">
          <w:rPr>
            <w:noProof/>
          </w:rPr>
          <w:t>5</w:t>
        </w:r>
      </w:fldSimple>
      <w:r w:rsidRPr="00205704">
        <w:t xml:space="preserve">: Confidence and Skill: </w:t>
      </w:r>
      <w:r>
        <w:t>SORT</w:t>
      </w:r>
      <w:r w:rsidRPr="00205704">
        <w:t xml:space="preserve"> - Syntax</w:t>
      </w:r>
      <w:bookmarkEnd w:id="103"/>
    </w:p>
    <w:p w14:paraId="5B5EDF20" w14:textId="77777777" w:rsidR="00F315DA" w:rsidRDefault="00F315DA" w:rsidP="00667E69">
      <w:pPr>
        <w:rPr>
          <w:b/>
          <w:bCs/>
        </w:rPr>
      </w:pPr>
    </w:p>
    <w:p w14:paraId="68E8E86F" w14:textId="77777777" w:rsidR="00D52A19" w:rsidRDefault="00D52A19" w:rsidP="00667E69">
      <w:pPr>
        <w:rPr>
          <w:b/>
          <w:bCs/>
        </w:rPr>
      </w:pPr>
    </w:p>
    <w:p w14:paraId="57BCD88F" w14:textId="2C4EDFB5" w:rsidR="00667E69" w:rsidRDefault="00AF1E6F" w:rsidP="00667E69">
      <w:r>
        <w:rPr>
          <w:b/>
          <w:bCs/>
        </w:rPr>
        <w:t>array</w:t>
      </w:r>
      <w:r w:rsidR="00667E69" w:rsidRPr="00534078">
        <w:rPr>
          <w:b/>
          <w:bCs/>
        </w:rPr>
        <w:t xml:space="preserve"> </w:t>
      </w:r>
      <w:r w:rsidR="00667E69" w:rsidRPr="00534078">
        <w:t>(Required):</w:t>
      </w:r>
      <w:r w:rsidR="00667E69" w:rsidRPr="00534078">
        <w:rPr>
          <w:b/>
          <w:bCs/>
        </w:rPr>
        <w:t xml:space="preserve"> </w:t>
      </w:r>
      <w:r w:rsidR="00667E69" w:rsidRPr="00534078">
        <w:t>The range, or array to sort</w:t>
      </w:r>
    </w:p>
    <w:p w14:paraId="22C8E8EB" w14:textId="77777777" w:rsidR="00A53683" w:rsidRPr="00534078" w:rsidRDefault="00A53683" w:rsidP="00667E69"/>
    <w:p w14:paraId="02CCD6B8" w14:textId="77777777" w:rsidR="00667E69" w:rsidRDefault="00667E69" w:rsidP="00667E69">
      <w:r w:rsidRPr="00534078">
        <w:rPr>
          <w:b/>
          <w:bCs/>
        </w:rPr>
        <w:t>[sort_index]</w:t>
      </w:r>
      <w:r w:rsidRPr="00534078">
        <w:t xml:space="preserve"> (Optional): A number indicating the row or column to sort by</w:t>
      </w:r>
    </w:p>
    <w:p w14:paraId="72B4B052" w14:textId="77777777" w:rsidR="00A53683" w:rsidRPr="00534078" w:rsidRDefault="00A53683" w:rsidP="00667E69"/>
    <w:p w14:paraId="0756127C" w14:textId="77777777" w:rsidR="00667E69" w:rsidRDefault="00667E69" w:rsidP="00667E69">
      <w:r w:rsidRPr="00534078">
        <w:rPr>
          <w:b/>
          <w:bCs/>
        </w:rPr>
        <w:t>[sort_order]</w:t>
      </w:r>
      <w:r w:rsidRPr="00534078">
        <w:t xml:space="preserve"> (Optional): A number indicating the desired sort order; 1 for ascending order (default), -1 for descending order</w:t>
      </w:r>
    </w:p>
    <w:p w14:paraId="1F3A302B" w14:textId="77777777" w:rsidR="00A53683" w:rsidRPr="00534078" w:rsidRDefault="00A53683" w:rsidP="00667E69"/>
    <w:p w14:paraId="626834EC" w14:textId="205F6056" w:rsidR="00C87A5E" w:rsidRDefault="00667E69" w:rsidP="004351EE">
      <w:pPr>
        <w:jc w:val="both"/>
      </w:pPr>
      <w:r w:rsidRPr="00C87A5E">
        <w:rPr>
          <w:b/>
          <w:bCs/>
        </w:rPr>
        <w:t>[by_col]</w:t>
      </w:r>
      <w:r w:rsidRPr="00534078">
        <w:t xml:space="preserve"> (Optional): A logical value indicating the desired sort direction; FALSE to sort by row (default), TRUE to sort by column. </w:t>
      </w:r>
    </w:p>
    <w:p w14:paraId="76814A1E" w14:textId="77777777" w:rsidR="00C87A5E" w:rsidRDefault="00C87A5E" w:rsidP="00C87A5E"/>
    <w:p w14:paraId="78DA5578" w14:textId="687AA1FC" w:rsidR="00C87A5E" w:rsidRDefault="00C87A5E" w:rsidP="004351EE">
      <w:pPr>
        <w:spacing w:line="240" w:lineRule="auto"/>
        <w:jc w:val="both"/>
        <w:rPr>
          <w:color w:val="242424"/>
        </w:rPr>
      </w:pPr>
      <w:r>
        <w:rPr>
          <w:color w:val="242424"/>
        </w:rPr>
        <w:t xml:space="preserve">Here, we use the SORT function </w:t>
      </w:r>
      <w:r w:rsidR="0067373A">
        <w:rPr>
          <w:color w:val="242424"/>
        </w:rPr>
        <w:t xml:space="preserve">to </w:t>
      </w:r>
      <w:r w:rsidR="00FC0427">
        <w:rPr>
          <w:color w:val="242424"/>
        </w:rPr>
        <w:t xml:space="preserve">sort the </w:t>
      </w:r>
      <w:r>
        <w:rPr>
          <w:color w:val="242424"/>
        </w:rPr>
        <w:t>values from the ‘Sum of Confidence levels’ column</w:t>
      </w:r>
      <w:r w:rsidR="00FC0427">
        <w:rPr>
          <w:color w:val="242424"/>
        </w:rPr>
        <w:t xml:space="preserve"> </w:t>
      </w:r>
      <w:r>
        <w:rPr>
          <w:color w:val="242424"/>
        </w:rPr>
        <w:t xml:space="preserve">(i.e., column </w:t>
      </w:r>
      <w:r w:rsidR="00BF556A">
        <w:rPr>
          <w:color w:val="242424"/>
        </w:rPr>
        <w:t>I</w:t>
      </w:r>
      <w:r>
        <w:rPr>
          <w:color w:val="242424"/>
        </w:rPr>
        <w:t xml:space="preserve">) </w:t>
      </w:r>
      <w:r w:rsidR="00FC0427">
        <w:rPr>
          <w:color w:val="242424"/>
        </w:rPr>
        <w:t>in ascending order</w:t>
      </w:r>
      <w:r>
        <w:rPr>
          <w:color w:val="242424"/>
        </w:rPr>
        <w:t xml:space="preserve">: </w:t>
      </w:r>
    </w:p>
    <w:p w14:paraId="6B0DE03E" w14:textId="60EC98CD" w:rsidR="00C87A5E" w:rsidRPr="0065457E" w:rsidRDefault="00CA27CA" w:rsidP="00B67748">
      <w:pPr>
        <w:spacing w:line="240" w:lineRule="auto"/>
        <w:rPr>
          <w:color w:val="242424"/>
        </w:rPr>
      </w:pPr>
      <w:del w:id="104" w:author="Suraiya Fathima" w:date="2024-12-06T16:56:00Z">
        <w:r>
          <w:rPr>
            <w:noProof/>
          </w:rPr>
          <mc:AlternateContent>
            <mc:Choice Requires="wps">
              <w:drawing>
                <wp:anchor distT="0" distB="0" distL="114300" distR="114300" simplePos="0" relativeHeight="251490304" behindDoc="0" locked="0" layoutInCell="1" allowOverlap="1" wp14:anchorId="0E6089E9" wp14:editId="2094053A">
                  <wp:simplePos x="0" y="0"/>
                  <wp:positionH relativeFrom="column">
                    <wp:posOffset>2727960</wp:posOffset>
                  </wp:positionH>
                  <wp:positionV relativeFrom="paragraph">
                    <wp:posOffset>197648</wp:posOffset>
                  </wp:positionV>
                  <wp:extent cx="1828800" cy="370840"/>
                  <wp:effectExtent l="0" t="0" r="24130" b="10160"/>
                  <wp:wrapSquare wrapText="bothSides"/>
                  <wp:docPr id="1596144363" name="Text Box 1"/>
                  <wp:cNvGraphicFramePr/>
                  <a:graphic xmlns:a="http://schemas.openxmlformats.org/drawingml/2006/main">
                    <a:graphicData uri="http://schemas.microsoft.com/office/word/2010/wordprocessingShape">
                      <wps:wsp>
                        <wps:cNvSpPr txBox="1"/>
                        <wps:spPr>
                          <a:xfrm>
                            <a:off x="0" y="0"/>
                            <a:ext cx="1828800" cy="370840"/>
                          </a:xfrm>
                          <a:prstGeom prst="rect">
                            <a:avLst/>
                          </a:prstGeom>
                          <a:noFill/>
                          <a:ln w="6350">
                            <a:solidFill>
                              <a:prstClr val="black"/>
                            </a:solidFill>
                          </a:ln>
                        </wps:spPr>
                        <wps:txbx>
                          <w:txbxContent>
                            <w:p w14:paraId="1FC761A3" w14:textId="00F0C7B1" w:rsidR="00C87A5E" w:rsidRPr="004055EC" w:rsidRDefault="00C87A5E" w:rsidP="00245593">
                              <w:pPr>
                                <w:spacing w:line="240" w:lineRule="auto"/>
                                <w:jc w:val="center"/>
                              </w:pPr>
                              <w:r>
                                <w:t>=</w:t>
                              </w:r>
                              <w:r w:rsidR="00FC0427">
                                <w:t>SORT</w:t>
                              </w:r>
                              <w:r w:rsidRPr="00AC01E2">
                                <w:t>(</w:t>
                              </w:r>
                              <w:r w:rsidR="00A8295D">
                                <w:t>I</w:t>
                              </w:r>
                              <w:r w:rsidRPr="00AC01E2">
                                <w:t>2:</w:t>
                              </w:r>
                              <w:r w:rsidR="00A8295D">
                                <w:t>I</w:t>
                              </w:r>
                              <w:r w:rsidRPr="00AC01E2">
                                <w:t>57</w:t>
                              </w:r>
                              <w:r w:rsidR="00927252">
                                <w:t>)</w:t>
                              </w:r>
                              <w:r w:rsidRPr="00AC01E2">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6089E9" id="_x0000_s1031" type="#_x0000_t202" style="position:absolute;margin-left:214.8pt;margin-top:15.55pt;width:2in;height:29.2pt;z-index:251490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" filled="f" strokeweight=".5pt">
                  <v:textbox>
                    <w:txbxContent>
                      <w:p w14:paraId="1FC761A3" w14:textId="00F0C7B1" w:rsidR="00C87A5E" w:rsidRPr="004055EC" w:rsidRDefault="00C87A5E" w:rsidP="00245593">
                        <w:pPr>
                          <w:spacing w:line="240" w:lineRule="auto"/>
                          <w:jc w:val="center"/>
                        </w:pPr>
                        <w:r>
                          <w:t>=</w:t>
                        </w:r>
                        <w:r w:rsidR="00FC0427">
                          <w:t>SORT</w:t>
                        </w:r>
                        <w:r w:rsidRPr="00AC01E2">
                          <w:t>(</w:t>
                        </w:r>
                        <w:r w:rsidR="00A8295D">
                          <w:t>I</w:t>
                        </w:r>
                        <w:r w:rsidRPr="00AC01E2">
                          <w:t>2:</w:t>
                        </w:r>
                        <w:r w:rsidR="00A8295D">
                          <w:t>I</w:t>
                        </w:r>
                        <w:r w:rsidRPr="00AC01E2">
                          <w:t>57</w:t>
                        </w:r>
                        <w:r w:rsidR="00927252">
                          <w:t>)</w:t>
                        </w:r>
                        <w:r w:rsidRPr="00AC01E2">
                          <w:t>)</w:t>
                        </w:r>
                      </w:p>
                    </w:txbxContent>
                  </v:textbox>
                  <w10:wrap type="square"/>
                </v:shape>
              </w:pict>
            </mc:Fallback>
          </mc:AlternateContent>
        </w:r>
      </w:del>
    </w:p>
    <w:p w14:paraId="7ECB935C" w14:textId="6FAED0FA" w:rsidR="00C87A5E" w:rsidRDefault="003F074D" w:rsidP="00C87A5E">
      <w:pPr>
        <w:spacing w:after="160"/>
      </w:pPr>
      <w:r w:rsidRPr="00F315DA">
        <w:rPr>
          <w:b/>
          <w:bCs/>
          <w:noProof/>
        </w:rPr>
        <mc:AlternateContent>
          <mc:Choice Requires="wps">
            <w:drawing>
              <wp:anchor distT="45720" distB="45720" distL="114300" distR="114300" simplePos="0" relativeHeight="251840512" behindDoc="0" locked="0" layoutInCell="1" allowOverlap="1" wp14:anchorId="49E27B71" wp14:editId="50ADD271">
                <wp:simplePos x="0" y="0"/>
                <wp:positionH relativeFrom="column">
                  <wp:posOffset>2770919</wp:posOffset>
                </wp:positionH>
                <wp:positionV relativeFrom="paragraph">
                  <wp:posOffset>11430</wp:posOffset>
                </wp:positionV>
                <wp:extent cx="1296063" cy="342900"/>
                <wp:effectExtent l="0" t="0" r="18415" b="19050"/>
                <wp:wrapNone/>
                <wp:docPr id="1342251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63" cy="342900"/>
                        </a:xfrm>
                        <a:prstGeom prst="rect">
                          <a:avLst/>
                        </a:prstGeom>
                        <a:solidFill>
                          <a:srgbClr val="FFFFFF"/>
                        </a:solidFill>
                        <a:ln w="9525">
                          <a:solidFill>
                            <a:srgbClr val="000000"/>
                          </a:solidFill>
                          <a:miter lim="800000"/>
                          <a:headEnd/>
                          <a:tailEnd/>
                        </a:ln>
                      </wps:spPr>
                      <wps:txbx>
                        <w:txbxContent>
                          <w:p w14:paraId="207E9F5D" w14:textId="30B59DDF" w:rsidR="00123248" w:rsidRDefault="00123248" w:rsidP="00123248">
                            <w:pPr>
                              <w:rPr>
                                <w:b/>
                                <w:bCs/>
                              </w:rPr>
                            </w:pPr>
                            <w:r>
                              <w:rPr>
                                <w:b/>
                                <w:bCs/>
                              </w:rPr>
                              <w:t>=</w:t>
                            </w:r>
                            <w:r w:rsidRPr="00BA1526">
                              <w:rPr>
                                <w:b/>
                                <w:bCs/>
                              </w:rPr>
                              <w:t>SORT(</w:t>
                            </w:r>
                            <w:r w:rsidR="003F074D">
                              <w:rPr>
                                <w:b/>
                                <w:bCs/>
                              </w:rPr>
                              <w:t>I2:I7</w:t>
                            </w:r>
                            <w:r w:rsidRPr="00BA1526">
                              <w:rPr>
                                <w:b/>
                                <w:bCs/>
                              </w:rPr>
                              <w:t>)</w:t>
                            </w:r>
                          </w:p>
                          <w:p w14:paraId="34B46F54" w14:textId="77777777" w:rsidR="00123248" w:rsidRDefault="00123248" w:rsidP="001232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7B71" id="_x0000_s1032" type="#_x0000_t202" style="position:absolute;margin-left:218.2pt;margin-top:.9pt;width:102.05pt;height:27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">
                <v:textbox>
                  <w:txbxContent>
                    <w:p w14:paraId="207E9F5D" w14:textId="30B59DDF" w:rsidR="00123248" w:rsidRDefault="00123248" w:rsidP="00123248">
                      <w:pPr>
                        <w:rPr>
                          <w:b/>
                          <w:bCs/>
                        </w:rPr>
                      </w:pPr>
                      <w:r>
                        <w:rPr>
                          <w:b/>
                          <w:bCs/>
                        </w:rPr>
                        <w:t>=</w:t>
                      </w:r>
                      <w:r w:rsidRPr="00BA1526">
                        <w:rPr>
                          <w:b/>
                          <w:bCs/>
                        </w:rPr>
                        <w:t>SORT(</w:t>
                      </w:r>
                      <w:r w:rsidR="003F074D">
                        <w:rPr>
                          <w:b/>
                          <w:bCs/>
                        </w:rPr>
                        <w:t>I2:I7</w:t>
                      </w:r>
                      <w:r w:rsidRPr="00BA1526">
                        <w:rPr>
                          <w:b/>
                          <w:bCs/>
                        </w:rPr>
                        <w:t>)</w:t>
                      </w:r>
                    </w:p>
                    <w:p w14:paraId="34B46F54" w14:textId="77777777" w:rsidR="00123248" w:rsidRDefault="00123248" w:rsidP="00123248"/>
                  </w:txbxContent>
                </v:textbox>
              </v:shape>
            </w:pict>
          </mc:Fallback>
        </mc:AlternateContent>
      </w:r>
    </w:p>
    <w:p w14:paraId="46324AC2" w14:textId="055E25B1" w:rsidR="00854B66" w:rsidRPr="00C9771E" w:rsidRDefault="00854B66" w:rsidP="00854B66">
      <w:pPr>
        <w:pStyle w:val="Caption"/>
        <w:spacing w:before="360"/>
        <w:rPr>
          <w:b/>
          <w:bCs/>
          <w:noProof/>
          <w:color w:val="000000" w:themeColor="text1"/>
          <w:sz w:val="28"/>
          <w:szCs w:val="28"/>
        </w:rPr>
      </w:pPr>
      <w:bookmarkStart w:id="105" w:name="_Toc184603727"/>
      <w:r>
        <w:t xml:space="preserve">Formula </w:t>
      </w:r>
      <w:fldSimple w:instr=" SEQ Formula \* ARABIC ">
        <w:r w:rsidR="00657F65">
          <w:rPr>
            <w:noProof/>
          </w:rPr>
          <w:t>6</w:t>
        </w:r>
      </w:fldSimple>
      <w:r w:rsidRPr="002C4DE6">
        <w:t xml:space="preserve">: Confidence and Skill: SORT - </w:t>
      </w:r>
      <w:r>
        <w:t>Example Usage</w:t>
      </w:r>
      <w:bookmarkEnd w:id="105"/>
    </w:p>
    <w:p w14:paraId="46916040" w14:textId="2193D313" w:rsidR="00245593" w:rsidRDefault="00B67748" w:rsidP="00C87A5E">
      <w:pPr>
        <w:spacing w:after="160"/>
      </w:pPr>
      <w:r>
        <w:br w:type="page"/>
      </w:r>
    </w:p>
    <w:bookmarkStart w:id="106" w:name="_MON_1794998651"/>
    <w:bookmarkEnd w:id="106"/>
    <w:p w14:paraId="273787FE" w14:textId="77777777" w:rsidR="00C87398" w:rsidRDefault="00C941C8" w:rsidP="00C87398">
      <w:pPr>
        <w:keepNext/>
        <w:spacing w:after="160"/>
        <w:jc w:val="center"/>
      </w:pPr>
      <w:r>
        <w:rPr>
          <w:color w:val="242424"/>
          <w:sz w:val="22"/>
          <w:szCs w:val="22"/>
        </w:rPr>
        <w:object w:dxaOrig="1804" w:dyaOrig="2455" w14:anchorId="77AC9D4C">
          <v:shape id="_x0000_i18230" type="#_x0000_t75" style="width:90.1pt;height:123pt" o:ole="">
            <v:imagedata r:id="rId40" o:title=""/>
          </v:shape>
          <o:OLEObject Type="Embed" ProgID="Excel.Sheet.12" ShapeID="_x0000_i18230" DrawAspect="Content" ObjectID="_1795246962" r:id="rId41"/>
        </w:object>
      </w:r>
    </w:p>
    <w:p w14:paraId="33B52395" w14:textId="4E1C015B" w:rsidR="00245593" w:rsidRDefault="00C87398" w:rsidP="00854B66">
      <w:pPr>
        <w:pStyle w:val="Caption"/>
        <w:spacing w:after="120"/>
        <w:rPr>
          <w:color w:val="242424"/>
          <w:sz w:val="22"/>
          <w:szCs w:val="22"/>
        </w:rPr>
      </w:pPr>
      <w:bookmarkStart w:id="107" w:name="_Toc184609160"/>
      <w:r>
        <w:t xml:space="preserve">Table </w:t>
      </w:r>
      <w:fldSimple w:instr=" SEQ Table \* ARABIC ">
        <w:r w:rsidR="00657F65">
          <w:rPr>
            <w:noProof/>
          </w:rPr>
          <w:t>6</w:t>
        </w:r>
      </w:fldSimple>
      <w:r w:rsidRPr="004C0EB6">
        <w:t xml:space="preserve">: Confidence and Skill: SORT - </w:t>
      </w:r>
      <w:r>
        <w:t>Before</w:t>
      </w:r>
      <w:bookmarkEnd w:id="107"/>
    </w:p>
    <w:p w14:paraId="6253FCA8" w14:textId="77777777" w:rsidR="00560BB1" w:rsidRDefault="00560BB1" w:rsidP="00560BB1">
      <w:pPr>
        <w:spacing w:after="160"/>
      </w:pPr>
    </w:p>
    <w:p w14:paraId="4FF2821B" w14:textId="19D771B7" w:rsidR="00560BB1" w:rsidRDefault="00560BB1" w:rsidP="004351EE">
      <w:pPr>
        <w:jc w:val="both"/>
      </w:pPr>
      <w:r w:rsidRPr="006360E3">
        <w:t xml:space="preserve">When </w:t>
      </w:r>
      <w:r>
        <w:t>SORT</w:t>
      </w:r>
      <w:r w:rsidRPr="006360E3">
        <w:t xml:space="preserve"> function is applied to the range of cells - </w:t>
      </w:r>
      <w:r>
        <w:t>I</w:t>
      </w:r>
      <w:r w:rsidRPr="006360E3">
        <w:t xml:space="preserve">2 to </w:t>
      </w:r>
      <w:r>
        <w:t>I</w:t>
      </w:r>
      <w:r w:rsidRPr="006360E3">
        <w:t xml:space="preserve">7, it scans the range of cells and </w:t>
      </w:r>
      <w:r>
        <w:t>sorts them in ascending order</w:t>
      </w:r>
      <w:r w:rsidRPr="006360E3">
        <w:t xml:space="preserve">. </w:t>
      </w:r>
    </w:p>
    <w:p w14:paraId="3147759A" w14:textId="77777777" w:rsidR="00805C2E" w:rsidRPr="006360E3" w:rsidRDefault="00805C2E" w:rsidP="00560BB1"/>
    <w:bookmarkStart w:id="108" w:name="_MON_1794999162"/>
    <w:bookmarkEnd w:id="108"/>
    <w:p w14:paraId="3CF2981D" w14:textId="77777777" w:rsidR="00C87398" w:rsidRDefault="00C941C8" w:rsidP="00C87398">
      <w:pPr>
        <w:keepNext/>
        <w:jc w:val="center"/>
      </w:pPr>
      <w:r>
        <w:rPr>
          <w:color w:val="242424"/>
          <w:sz w:val="22"/>
          <w:szCs w:val="22"/>
        </w:rPr>
        <w:object w:dxaOrig="1785" w:dyaOrig="2455" w14:anchorId="0FAD3613">
          <v:shape id="_x0000_i18229" type="#_x0000_t75" style="width:89.25pt;height:123pt" o:ole="">
            <v:imagedata r:id="rId42" o:title=""/>
          </v:shape>
          <o:OLEObject Type="Embed" ProgID="Excel.Sheet.12" ShapeID="_x0000_i18229" DrawAspect="Content" ObjectID="_1795246963" r:id="rId43"/>
        </w:object>
      </w:r>
    </w:p>
    <w:p w14:paraId="2B9CF266" w14:textId="049674FD" w:rsidR="009A13BA" w:rsidRDefault="00C87398" w:rsidP="00854B66">
      <w:pPr>
        <w:pStyle w:val="Caption"/>
        <w:spacing w:after="120"/>
        <w:rPr>
          <w:color w:val="242424"/>
          <w:sz w:val="22"/>
          <w:szCs w:val="22"/>
        </w:rPr>
      </w:pPr>
      <w:bookmarkStart w:id="109" w:name="_Toc184609161"/>
      <w:r>
        <w:t xml:space="preserve">Table </w:t>
      </w:r>
      <w:fldSimple w:instr=" SEQ Table \* ARABIC ">
        <w:r w:rsidR="00657F65">
          <w:rPr>
            <w:noProof/>
          </w:rPr>
          <w:t>7</w:t>
        </w:r>
      </w:fldSimple>
      <w:r w:rsidRPr="001473B0">
        <w:t xml:space="preserve">: Confidence and Skill: SORT - </w:t>
      </w:r>
      <w:r>
        <w:t>After</w:t>
      </w:r>
      <w:bookmarkEnd w:id="109"/>
    </w:p>
    <w:p w14:paraId="3DE5E8F0" w14:textId="77777777" w:rsidR="00034984" w:rsidRDefault="00034984" w:rsidP="009A13BA"/>
    <w:p w14:paraId="4392A6E6" w14:textId="29EE815F" w:rsidR="009A13BA" w:rsidRDefault="009A13BA" w:rsidP="004351EE">
      <w:pPr>
        <w:jc w:val="both"/>
      </w:pPr>
      <w:r w:rsidRPr="006360E3">
        <w:t>The</w:t>
      </w:r>
      <w:r>
        <w:t xml:space="preserve"> </w:t>
      </w:r>
      <w:r w:rsidRPr="006360E3">
        <w:t xml:space="preserve">values are then displayed as the output in </w:t>
      </w:r>
      <w:r>
        <w:t xml:space="preserve">the same </w:t>
      </w:r>
      <w:r w:rsidRPr="006360E3">
        <w:t xml:space="preserve">column. Here the </w:t>
      </w:r>
      <w:r w:rsidR="008E7A6E">
        <w:t>values</w:t>
      </w:r>
      <w:r>
        <w:t xml:space="preserve"> </w:t>
      </w:r>
      <w:r w:rsidR="008E7A6E">
        <w:t>are</w:t>
      </w:r>
      <w:r>
        <w:t xml:space="preserve"> displayed in column I,</w:t>
      </w:r>
      <w:r w:rsidRPr="006360E3">
        <w:t xml:space="preserve"> which has been titled Confidence.</w:t>
      </w:r>
    </w:p>
    <w:p w14:paraId="6C3A7087" w14:textId="3C106336" w:rsidR="009A13BA" w:rsidRPr="00C87A5E" w:rsidRDefault="009A13BA" w:rsidP="00805C2E">
      <w:pPr>
        <w:jc w:val="center"/>
        <w:sectPr w:rsidR="009A13BA" w:rsidRPr="00C87A5E" w:rsidSect="00BD1210">
          <w:headerReference w:type="default" r:id="rId44"/>
          <w:pgSz w:w="12240" w:h="15840"/>
          <w:pgMar w:top="720" w:right="720" w:bottom="720" w:left="720" w:header="720" w:footer="720" w:gutter="0"/>
          <w:pgNumType w:chapStyle="9"/>
          <w:cols w:space="720"/>
          <w:docGrid w:linePitch="381"/>
        </w:sectPr>
      </w:pPr>
    </w:p>
    <w:p w14:paraId="730FC290" w14:textId="11C6BD1D" w:rsidR="00AE2A31" w:rsidRDefault="00AE2A31" w:rsidP="00D77CE0">
      <w:pPr>
        <w:rPr>
          <w:b/>
          <w:bCs/>
        </w:rPr>
      </w:pPr>
      <w:r w:rsidRPr="00773B5F">
        <w:rPr>
          <w:b/>
          <w:bCs/>
        </w:rPr>
        <w:lastRenderedPageBreak/>
        <w:t>COUNTIFS</w:t>
      </w:r>
      <w:r w:rsidR="001A135F">
        <w:rPr>
          <w:b/>
          <w:bCs/>
        </w:rPr>
        <w:t xml:space="preserve"> :</w:t>
      </w:r>
    </w:p>
    <w:p w14:paraId="5E055E40" w14:textId="77777777" w:rsidR="00773B5F" w:rsidRPr="00773B5F" w:rsidRDefault="00773B5F" w:rsidP="00773B5F">
      <w:pPr>
        <w:rPr>
          <w:b/>
          <w:bCs/>
        </w:rPr>
      </w:pPr>
    </w:p>
    <w:p w14:paraId="3EA7F6D6" w14:textId="4A56FF3E" w:rsidR="00AE2A31" w:rsidRDefault="00AE2A31" w:rsidP="004351EE">
      <w:pPr>
        <w:jc w:val="both"/>
      </w:pPr>
      <w:r w:rsidRPr="00534078">
        <w:t xml:space="preserve">The </w:t>
      </w:r>
      <w:r w:rsidRPr="00534078">
        <w:rPr>
          <w:b/>
          <w:bCs/>
        </w:rPr>
        <w:t>COUNTIFS</w:t>
      </w:r>
      <w:r w:rsidRPr="00534078">
        <w:t xml:space="preserve"> function applies criteria to cells across multiple ranges and counts the number of times all criteria are met</w:t>
      </w:r>
      <w:r w:rsidR="00FA555C">
        <w:t>.</w:t>
      </w:r>
      <w:r w:rsidR="00383D86">
        <w:t>[2]</w:t>
      </w:r>
    </w:p>
    <w:p w14:paraId="3BBA2927" w14:textId="77777777" w:rsidR="00773B5F" w:rsidRPr="00534078" w:rsidRDefault="00773B5F" w:rsidP="00AE2A31"/>
    <w:p w14:paraId="5CE7CD91" w14:textId="4D02169B" w:rsidR="0077255F" w:rsidRDefault="00773B5F" w:rsidP="00773B5F">
      <w:r>
        <w:t xml:space="preserve">The basic syntax of the </w:t>
      </w:r>
      <w:r w:rsidRPr="00773B5F">
        <w:rPr>
          <w:b/>
          <w:bCs/>
        </w:rPr>
        <w:t>COUNTIFS</w:t>
      </w:r>
      <w:r>
        <w:t xml:space="preserve"> function is:</w:t>
      </w:r>
    </w:p>
    <w:p w14:paraId="69281413" w14:textId="04DF81D8" w:rsidR="009904BE" w:rsidRDefault="009904BE" w:rsidP="00AE2A31"/>
    <w:p w14:paraId="4C18ABCE" w14:textId="77777777" w:rsidR="00214205" w:rsidRDefault="00214205" w:rsidP="00214205">
      <w:pPr>
        <w:pStyle w:val="Caption"/>
      </w:pPr>
    </w:p>
    <w:p w14:paraId="2D96A525" w14:textId="359EC73E" w:rsidR="00214205" w:rsidRPr="00214205" w:rsidRDefault="00572DBF" w:rsidP="00572DBF">
      <w:pPr>
        <w:pStyle w:val="Caption"/>
      </w:pPr>
      <w:bookmarkStart w:id="110" w:name="_Toc184603728"/>
      <w:r>
        <w:t xml:space="preserve">Formula </w:t>
      </w:r>
      <w:fldSimple w:instr=" SEQ Formula \* ARABIC ">
        <w:r w:rsidR="00657F65">
          <w:rPr>
            <w:noProof/>
          </w:rPr>
          <w:t>7</w:t>
        </w:r>
      </w:fldSimple>
      <w:r w:rsidRPr="00E31DF4">
        <w:t>: Confidence and Skill: COUNTIFS - Syntax</w:t>
      </w:r>
      <w:bookmarkEnd w:id="110"/>
    </w:p>
    <w:p w14:paraId="2CA1BC11" w14:textId="19399C5D" w:rsidR="00AE2A31" w:rsidRPr="00F87464" w:rsidRDefault="00F315DA" w:rsidP="004351EE">
      <w:pPr>
        <w:jc w:val="both"/>
      </w:pPr>
      <w:ins w:id="111" w:author="Suraiya Fathima" w:date="2024-12-06T16:56:00Z">
        <w:r w:rsidRPr="00962E96">
          <w:rPr>
            <w:b/>
            <w:bCs/>
            <w:noProof/>
          </w:rPr>
          <mc:AlternateContent>
            <mc:Choice Requires="wps">
              <w:drawing>
                <wp:anchor distT="0" distB="0" distL="114300" distR="114300" simplePos="0" relativeHeight="251523072" behindDoc="0" locked="0" layoutInCell="1" allowOverlap="1" wp14:anchorId="626F23C5" wp14:editId="21297EBF">
                  <wp:simplePos x="0" y="0"/>
                  <wp:positionH relativeFrom="column">
                    <wp:posOffset>590550</wp:posOffset>
                  </wp:positionH>
                  <wp:positionV relativeFrom="page">
                    <wp:posOffset>3130550</wp:posOffset>
                  </wp:positionV>
                  <wp:extent cx="5669915" cy="312420"/>
                  <wp:effectExtent l="0" t="0" r="26035" b="11430"/>
                  <wp:wrapSquare wrapText="bothSides"/>
                  <wp:docPr id="1066526495" name="Text Box 1"/>
                  <wp:cNvGraphicFramePr/>
                  <a:graphic xmlns:a="http://schemas.openxmlformats.org/drawingml/2006/main">
                    <a:graphicData uri="http://schemas.microsoft.com/office/word/2010/wordprocessingShape">
                      <wps:wsp>
                        <wps:cNvSpPr txBox="1"/>
                        <wps:spPr>
                          <a:xfrm>
                            <a:off x="0" y="0"/>
                            <a:ext cx="5669915" cy="312420"/>
                          </a:xfrm>
                          <a:prstGeom prst="rect">
                            <a:avLst/>
                          </a:prstGeom>
                          <a:noFill/>
                          <a:ln w="6350">
                            <a:solidFill>
                              <a:prstClr val="black"/>
                            </a:solidFill>
                          </a:ln>
                        </wps:spPr>
                        <wps:txbx>
                          <w:txbxContent>
                            <w:p w14:paraId="697BA6E2" w14:textId="1CF5DB1B" w:rsidR="006A6EBE" w:rsidRPr="0043092E" w:rsidRDefault="006A6EBE" w:rsidP="006A6EBE">
                              <w:pPr>
                                <w:spacing w:line="240" w:lineRule="auto"/>
                                <w:rPr>
                                  <w:b/>
                                  <w:bCs/>
                                </w:rPr>
                              </w:pPr>
                              <w:r w:rsidRPr="003E45DC">
                                <w:rPr>
                                  <w:b/>
                                  <w:bCs/>
                                </w:rPr>
                                <w:t>=</w:t>
                              </w:r>
                              <w:r>
                                <w:rPr>
                                  <w:b/>
                                  <w:bCs/>
                                </w:rPr>
                                <w:t>COUNTIFS</w:t>
                              </w:r>
                              <w:r w:rsidRPr="003E45DC">
                                <w:rPr>
                                  <w:b/>
                                  <w:bCs/>
                                </w:rPr>
                                <w:t>(</w:t>
                              </w:r>
                              <w:r w:rsidR="00F315DA" w:rsidRPr="00F315DA">
                                <w:rPr>
                                  <w:b/>
                                  <w:bCs/>
                                </w:rPr>
                                <w:t>criteria_range1, criteria1, [criteria_range2, criteria2]…</w:t>
                              </w:r>
                              <w:r w:rsidRPr="003E45DC">
                                <w:rPr>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6F23C5" id="_x0000_s1033" type="#_x0000_t202" style="position:absolute;left:0;text-align:left;margin-left:46.5pt;margin-top:246.5pt;width:446.45pt;height:24.6pt;z-index:251523072;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" filled="f" strokeweight=".5pt">
                  <v:textbox style="mso-fit-shape-to-text:t">
                    <w:txbxContent>
                      <w:p w14:paraId="697BA6E2" w14:textId="1CF5DB1B" w:rsidR="006A6EBE" w:rsidRPr="0043092E" w:rsidRDefault="006A6EBE" w:rsidP="006A6EBE">
                        <w:pPr>
                          <w:spacing w:line="240" w:lineRule="auto"/>
                          <w:rPr>
                            <w:b/>
                            <w:bCs/>
                          </w:rPr>
                        </w:pPr>
                        <w:r w:rsidRPr="003E45DC">
                          <w:rPr>
                            <w:b/>
                            <w:bCs/>
                          </w:rPr>
                          <w:t>=</w:t>
                        </w:r>
                        <w:r>
                          <w:rPr>
                            <w:b/>
                            <w:bCs/>
                          </w:rPr>
                          <w:t>COUNTIFS</w:t>
                        </w:r>
                        <w:r w:rsidRPr="003E45DC">
                          <w:rPr>
                            <w:b/>
                            <w:bCs/>
                          </w:rPr>
                          <w:t>(</w:t>
                        </w:r>
                        <w:r w:rsidR="00F315DA" w:rsidRPr="00F315DA">
                          <w:rPr>
                            <w:b/>
                            <w:bCs/>
                          </w:rPr>
                          <w:t>criteria_range1, criteria1, [criteria_range2, criteria2]…</w:t>
                        </w:r>
                        <w:r w:rsidRPr="003E45DC">
                          <w:rPr>
                            <w:b/>
                            <w:bCs/>
                          </w:rPr>
                          <w:t>)</w:t>
                        </w:r>
                      </w:p>
                    </w:txbxContent>
                  </v:textbox>
                  <w10:wrap type="square" anchory="page"/>
                </v:shape>
              </w:pict>
            </mc:Fallback>
          </mc:AlternateContent>
        </w:r>
      </w:ins>
      <w:r w:rsidR="00AE2A31" w:rsidRPr="00534078">
        <w:rPr>
          <w:b/>
          <w:bCs/>
        </w:rPr>
        <w:t>criteria_range1</w:t>
      </w:r>
      <w:r w:rsidR="00AE2A31" w:rsidRPr="00534078">
        <w:t xml:space="preserve"> (Required): The first range in which to evaluate the associated criteria.</w:t>
      </w:r>
    </w:p>
    <w:p w14:paraId="3CD0362C" w14:textId="77777777" w:rsidR="009904BE" w:rsidRDefault="009904BE" w:rsidP="004351EE">
      <w:pPr>
        <w:jc w:val="both"/>
        <w:rPr>
          <w:b/>
          <w:bCs/>
        </w:rPr>
      </w:pPr>
    </w:p>
    <w:p w14:paraId="53B89624" w14:textId="5324B397" w:rsidR="00AE2A31" w:rsidRPr="00534078" w:rsidRDefault="00AE2A31" w:rsidP="004351EE">
      <w:pPr>
        <w:jc w:val="both"/>
        <w:rPr>
          <w:rFonts w:eastAsia="Segoe UI" w:cs="Segoe UI"/>
          <w:color w:val="1E1E1E"/>
        </w:rPr>
      </w:pPr>
      <w:r w:rsidRPr="00534078">
        <w:rPr>
          <w:b/>
          <w:bCs/>
        </w:rPr>
        <w:t xml:space="preserve">criteria1 </w:t>
      </w:r>
      <w:r w:rsidRPr="00534078">
        <w:t xml:space="preserve">(Required): The criteria in the form of a number, expression, cell reference, or text that define which cells will be counted. </w:t>
      </w:r>
    </w:p>
    <w:p w14:paraId="53B4B2A7" w14:textId="77777777" w:rsidR="00363DCF" w:rsidRDefault="00363DCF" w:rsidP="004351EE">
      <w:pPr>
        <w:jc w:val="both"/>
        <w:rPr>
          <w:b/>
          <w:bCs/>
        </w:rPr>
      </w:pPr>
    </w:p>
    <w:p w14:paraId="6B64C53B" w14:textId="63ABDFC7" w:rsidR="00AE2A31" w:rsidRDefault="00AE2A31" w:rsidP="004351EE">
      <w:pPr>
        <w:jc w:val="both"/>
      </w:pPr>
      <w:r w:rsidRPr="00534078">
        <w:rPr>
          <w:b/>
          <w:bCs/>
        </w:rPr>
        <w:t>criteria_range2, criteria2, ...</w:t>
      </w:r>
      <w:r w:rsidRPr="00534078">
        <w:t xml:space="preserve">    (Optional): Additional ranges and their associated criteria. Up to 127 range/criteria pairs are allowed.</w:t>
      </w:r>
    </w:p>
    <w:p w14:paraId="33E338EA" w14:textId="77777777" w:rsidR="003B1B81" w:rsidRDefault="003B1B81" w:rsidP="004351EE">
      <w:pPr>
        <w:jc w:val="both"/>
      </w:pPr>
    </w:p>
    <w:p w14:paraId="0B732094" w14:textId="77777777" w:rsidR="00762BDD" w:rsidRDefault="003B1B81" w:rsidP="004351EE">
      <w:pPr>
        <w:spacing w:line="240" w:lineRule="auto"/>
        <w:jc w:val="both"/>
        <w:rPr>
          <w:color w:val="242424"/>
        </w:rPr>
      </w:pPr>
      <w:r>
        <w:rPr>
          <w:color w:val="242424"/>
        </w:rPr>
        <w:t xml:space="preserve">Here, we use the COUNTIFS function to count the number of occurrences </w:t>
      </w:r>
      <w:r w:rsidR="0070509B">
        <w:rPr>
          <w:color w:val="242424"/>
        </w:rPr>
        <w:t xml:space="preserve">of </w:t>
      </w:r>
      <w:r>
        <w:rPr>
          <w:color w:val="242424"/>
        </w:rPr>
        <w:t>distinct values in a row</w:t>
      </w:r>
      <w:r w:rsidR="0070509B">
        <w:rPr>
          <w:color w:val="242424"/>
        </w:rPr>
        <w:t>, based on multiple</w:t>
      </w:r>
      <w:r w:rsidR="001B3557">
        <w:rPr>
          <w:color w:val="242424"/>
        </w:rPr>
        <w:t xml:space="preserve"> criteria</w:t>
      </w:r>
      <w:r>
        <w:rPr>
          <w:color w:val="242424"/>
        </w:rPr>
        <w:t xml:space="preserve">: </w:t>
      </w:r>
    </w:p>
    <w:p w14:paraId="1138A4B4" w14:textId="2BDC6EDD" w:rsidR="005B6377" w:rsidRDefault="005B6377" w:rsidP="003B1B81">
      <w:pPr>
        <w:spacing w:line="240" w:lineRule="auto"/>
        <w:rPr>
          <w:color w:val="242424"/>
        </w:rPr>
      </w:pPr>
    </w:p>
    <w:p w14:paraId="7EC586B6" w14:textId="6B60685E" w:rsidR="00E73A52" w:rsidRDefault="00E73A52">
      <w:pPr>
        <w:spacing w:after="160"/>
        <w:rPr>
          <w:color w:val="242424"/>
        </w:rPr>
      </w:pPr>
      <w:ins w:id="112" w:author="Suraiya Fathima" w:date="2024-12-06T16:56:00Z">
        <w:r w:rsidRPr="00962E96">
          <w:rPr>
            <w:b/>
            <w:bCs/>
            <w:noProof/>
          </w:rPr>
          <mc:AlternateContent>
            <mc:Choice Requires="wps">
              <w:drawing>
                <wp:anchor distT="0" distB="0" distL="114300" distR="114300" simplePos="0" relativeHeight="251506688" behindDoc="0" locked="0" layoutInCell="1" allowOverlap="1" wp14:anchorId="74DFFC1D" wp14:editId="56B60D4F">
                  <wp:simplePos x="0" y="0"/>
                  <wp:positionH relativeFrom="column">
                    <wp:posOffset>1854200</wp:posOffset>
                  </wp:positionH>
                  <wp:positionV relativeFrom="paragraph">
                    <wp:posOffset>3175</wp:posOffset>
                  </wp:positionV>
                  <wp:extent cx="1828800" cy="1828800"/>
                  <wp:effectExtent l="0" t="0" r="0" b="0"/>
                  <wp:wrapSquare wrapText="bothSides"/>
                  <wp:docPr id="2990415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CB1B92A" w14:textId="74C654AA" w:rsidR="00E73A52" w:rsidRPr="0043092E" w:rsidRDefault="00E73A52" w:rsidP="00E73A52">
                              <w:pPr>
                                <w:spacing w:line="240" w:lineRule="auto"/>
                                <w:rPr>
                                  <w:b/>
                                  <w:bCs/>
                                </w:rPr>
                              </w:pPr>
                              <w:r w:rsidRPr="003E45DC">
                                <w:rPr>
                                  <w:b/>
                                  <w:bCs/>
                                </w:rPr>
                                <w:t>=</w:t>
                              </w:r>
                              <w:r w:rsidR="0011328D">
                                <w:rPr>
                                  <w:b/>
                                  <w:bCs/>
                                </w:rPr>
                                <w:t>COUNTIFS</w:t>
                              </w:r>
                              <w:r w:rsidRPr="003E45DC">
                                <w:rPr>
                                  <w:b/>
                                  <w:bCs/>
                                </w:rPr>
                                <w:t>(</w:t>
                              </w:r>
                              <w:r w:rsidR="005C3776">
                                <w:rPr>
                                  <w:b/>
                                  <w:bCs/>
                                </w:rPr>
                                <w:t>A2:A57, “Yes”</w:t>
                              </w:r>
                              <w:r w:rsidR="00B539EA">
                                <w:rPr>
                                  <w:b/>
                                  <w:bCs/>
                                </w:rPr>
                                <w:t>, B2:B57, C</w:t>
                              </w:r>
                              <w:r w:rsidR="00E96BCA">
                                <w:rPr>
                                  <w:b/>
                                  <w:bCs/>
                                </w:rPr>
                                <w:t>2</w:t>
                              </w:r>
                              <w:r w:rsidRPr="003E45DC">
                                <w:rPr>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DFFC1D" id="_x0000_s1034" type="#_x0000_t202" style="position:absolute;margin-left:146pt;margin-top:.25pt;width:2in;height:2in;z-index:251506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" filled="f" strokeweight=".5pt">
                  <v:textbox style="mso-fit-shape-to-text:t">
                    <w:txbxContent>
                      <w:p w14:paraId="0CB1B92A" w14:textId="74C654AA" w:rsidR="00E73A52" w:rsidRPr="0043092E" w:rsidRDefault="00E73A52" w:rsidP="00E73A52">
                        <w:pPr>
                          <w:spacing w:line="240" w:lineRule="auto"/>
                          <w:rPr>
                            <w:b/>
                            <w:bCs/>
                          </w:rPr>
                        </w:pPr>
                        <w:r w:rsidRPr="003E45DC">
                          <w:rPr>
                            <w:b/>
                            <w:bCs/>
                          </w:rPr>
                          <w:t>=</w:t>
                        </w:r>
                        <w:r w:rsidR="0011328D">
                          <w:rPr>
                            <w:b/>
                            <w:bCs/>
                          </w:rPr>
                          <w:t>COUNTIFS</w:t>
                        </w:r>
                        <w:r w:rsidRPr="003E45DC">
                          <w:rPr>
                            <w:b/>
                            <w:bCs/>
                          </w:rPr>
                          <w:t>(</w:t>
                        </w:r>
                        <w:r w:rsidR="005C3776">
                          <w:rPr>
                            <w:b/>
                            <w:bCs/>
                          </w:rPr>
                          <w:t>A2:A57, “Yes”</w:t>
                        </w:r>
                        <w:r w:rsidR="00B539EA">
                          <w:rPr>
                            <w:b/>
                            <w:bCs/>
                          </w:rPr>
                          <w:t>, B2:B57, C</w:t>
                        </w:r>
                        <w:r w:rsidR="00E96BCA">
                          <w:rPr>
                            <w:b/>
                            <w:bCs/>
                          </w:rPr>
                          <w:t>2</w:t>
                        </w:r>
                        <w:r w:rsidRPr="003E45DC">
                          <w:rPr>
                            <w:b/>
                            <w:bCs/>
                          </w:rPr>
                          <w:t>)</w:t>
                        </w:r>
                      </w:p>
                    </w:txbxContent>
                  </v:textbox>
                  <w10:wrap type="square"/>
                </v:shape>
              </w:pict>
            </mc:Fallback>
          </mc:AlternateContent>
        </w:r>
      </w:ins>
    </w:p>
    <w:p w14:paraId="643D89CC" w14:textId="3C02D05A" w:rsidR="00104B18" w:rsidRPr="00A808C3" w:rsidRDefault="00104B18" w:rsidP="00104B18">
      <w:pPr>
        <w:pStyle w:val="Caption"/>
        <w:spacing w:before="360"/>
        <w:rPr>
          <w:b/>
          <w:bCs/>
          <w:noProof/>
          <w:color w:val="000000" w:themeColor="text1"/>
          <w:sz w:val="28"/>
          <w:szCs w:val="28"/>
        </w:rPr>
      </w:pPr>
      <w:r>
        <w:t xml:space="preserve"> </w:t>
      </w:r>
      <w:bookmarkStart w:id="113" w:name="_Toc184603729"/>
      <w:r>
        <w:t xml:space="preserve">Formula </w:t>
      </w:r>
      <w:fldSimple w:instr=" SEQ Formula \* ARABIC ">
        <w:r w:rsidR="00657F65">
          <w:rPr>
            <w:noProof/>
          </w:rPr>
          <w:t>8</w:t>
        </w:r>
      </w:fldSimple>
      <w:r w:rsidRPr="00820D9E">
        <w:t xml:space="preserve">: Confidence and Skill: COUNTIFS - </w:t>
      </w:r>
      <w:r>
        <w:t>Example Usage</w:t>
      </w:r>
      <w:bookmarkEnd w:id="113"/>
    </w:p>
    <w:p w14:paraId="4071D92E" w14:textId="47415992" w:rsidR="00D95C61" w:rsidRPr="00E73A52" w:rsidRDefault="00E73A52" w:rsidP="00393145">
      <w:pPr>
        <w:spacing w:after="160"/>
        <w:rPr>
          <w:color w:val="242424"/>
        </w:rPr>
      </w:pPr>
      <w:r>
        <w:rPr>
          <w:color w:val="242424"/>
        </w:rPr>
        <w:br w:type="page"/>
      </w:r>
    </w:p>
    <w:bookmarkStart w:id="114" w:name="_MON_1795003824"/>
    <w:bookmarkEnd w:id="114"/>
    <w:p w14:paraId="253E1A34" w14:textId="77777777" w:rsidR="00DE1EBE" w:rsidRDefault="00C941C8" w:rsidP="00AD061B">
      <w:pPr>
        <w:pStyle w:val="Caption"/>
        <w:spacing w:before="0" w:after="0"/>
        <w:rPr>
          <w:rFonts w:eastAsia="Segoe UI" w:cs="Segoe UI"/>
          <w:color w:val="1E1E1E"/>
        </w:rPr>
      </w:pPr>
      <w:r w:rsidRPr="00F63A90">
        <w:rPr>
          <w:rFonts w:eastAsia="Segoe UI" w:cs="Segoe UI"/>
          <w:color w:val="1E1E1E"/>
        </w:rPr>
        <w:object w:dxaOrig="10832" w:dyaOrig="2759" w14:anchorId="6617CBF1">
          <v:shape id="_x0000_i18228" type="#_x0000_t75" style="width:541.6pt;height:137.95pt" o:ole="">
            <v:imagedata r:id="rId45" o:title=""/>
          </v:shape>
          <o:OLEObject Type="Embed" ProgID="Excel.Sheet.12" ShapeID="_x0000_i18228" DrawAspect="Content" ObjectID="_1795246964" r:id="rId46"/>
        </w:object>
      </w:r>
    </w:p>
    <w:p w14:paraId="29EDD4E2" w14:textId="29533334" w:rsidR="00393145" w:rsidRDefault="00393145" w:rsidP="00AD061B">
      <w:pPr>
        <w:pStyle w:val="Caption"/>
        <w:spacing w:before="0"/>
      </w:pPr>
      <w:bookmarkStart w:id="115" w:name="_Toc184609162"/>
      <w:r>
        <w:t xml:space="preserve">Table </w:t>
      </w:r>
      <w:fldSimple w:instr=" SEQ Table \* ARABIC ">
        <w:r w:rsidR="00657F65">
          <w:rPr>
            <w:noProof/>
          </w:rPr>
          <w:t>8</w:t>
        </w:r>
      </w:fldSimple>
      <w:r w:rsidRPr="00232EF2">
        <w:t xml:space="preserve">: Confidence and Skill: COUNTIFS </w:t>
      </w:r>
      <w:r>
        <w:t>–</w:t>
      </w:r>
      <w:r w:rsidRPr="00232EF2">
        <w:t xml:space="preserve"> </w:t>
      </w:r>
      <w:r>
        <w:t>Before</w:t>
      </w:r>
      <w:bookmarkEnd w:id="115"/>
    </w:p>
    <w:p w14:paraId="78503FF5" w14:textId="77777777" w:rsidR="00393145" w:rsidRPr="00393145" w:rsidRDefault="00393145" w:rsidP="00393145"/>
    <w:p w14:paraId="17C3BC30" w14:textId="21BC4745" w:rsidR="001303E1" w:rsidRDefault="00DB6299" w:rsidP="004351EE">
      <w:pPr>
        <w:keepNext/>
        <w:jc w:val="both"/>
      </w:pPr>
      <w:r w:rsidRPr="006360E3">
        <w:t xml:space="preserve">When </w:t>
      </w:r>
      <w:r>
        <w:t>COUNTIF</w:t>
      </w:r>
      <w:r w:rsidR="00276B74">
        <w:t>S</w:t>
      </w:r>
      <w:r>
        <w:t xml:space="preserve"> </w:t>
      </w:r>
      <w:r w:rsidRPr="006360E3">
        <w:t xml:space="preserve">function is applied to the range of cells - </w:t>
      </w:r>
      <w:r>
        <w:t>A</w:t>
      </w:r>
      <w:r w:rsidRPr="006360E3">
        <w:t xml:space="preserve">2 to </w:t>
      </w:r>
      <w:r w:rsidR="00D535D2">
        <w:t>A</w:t>
      </w:r>
      <w:r w:rsidRPr="006360E3">
        <w:t>57</w:t>
      </w:r>
      <w:r>
        <w:t xml:space="preserve"> &amp; B2</w:t>
      </w:r>
      <w:r w:rsidR="005F31C3">
        <w:t xml:space="preserve"> to </w:t>
      </w:r>
      <w:r>
        <w:t>B57</w:t>
      </w:r>
      <w:r w:rsidRPr="006360E3">
        <w:t xml:space="preserve">, it scans the range of cells and </w:t>
      </w:r>
      <w:r w:rsidR="00D20C9E">
        <w:t xml:space="preserve">counts </w:t>
      </w:r>
      <w:r w:rsidRPr="006360E3">
        <w:t xml:space="preserve">all </w:t>
      </w:r>
      <w:r w:rsidR="00D20C9E">
        <w:t xml:space="preserve">values that </w:t>
      </w:r>
      <w:r w:rsidR="00D60606">
        <w:t xml:space="preserve">satisfy the </w:t>
      </w:r>
      <w:r w:rsidR="00F958C3">
        <w:t>given criteria.</w:t>
      </w:r>
      <w:r w:rsidR="004351EE">
        <w:t xml:space="preserve"> </w:t>
      </w:r>
      <w:r w:rsidR="00CA44C0">
        <w:t xml:space="preserve">Then the </w:t>
      </w:r>
      <w:r w:rsidR="00F13976">
        <w:t>auto</w:t>
      </w:r>
      <w:r w:rsidR="00AC2A04">
        <w:t xml:space="preserve">fill feature is used to apply the same </w:t>
      </w:r>
      <w:r w:rsidR="00776B61">
        <w:t>function</w:t>
      </w:r>
      <w:r w:rsidR="00B6179A">
        <w:t xml:space="preserve"> across a whole column</w:t>
      </w:r>
      <w:r w:rsidR="00282295">
        <w:t>.</w:t>
      </w:r>
    </w:p>
    <w:p w14:paraId="5EE601FC" w14:textId="77777777" w:rsidR="008E6EB2" w:rsidRDefault="008E6EB2" w:rsidP="00BA0345"/>
    <w:bookmarkStart w:id="116" w:name="_1795007164"/>
    <w:bookmarkStart w:id="117" w:name="_1795032544"/>
    <w:bookmarkEnd w:id="116"/>
    <w:bookmarkEnd w:id="117"/>
    <w:p w14:paraId="4E25959E" w14:textId="77777777" w:rsidR="000C3D1B" w:rsidRDefault="00C941C8" w:rsidP="000C3D1B">
      <w:pPr>
        <w:keepNext/>
        <w:jc w:val="center"/>
      </w:pPr>
      <w:r w:rsidRPr="00F63A90">
        <w:rPr>
          <w:rFonts w:eastAsia="Segoe UI" w:cs="Segoe UI"/>
          <w:color w:val="1E1E1E"/>
        </w:rPr>
        <w:object w:dxaOrig="9111" w:dyaOrig="2455" w14:anchorId="1CCB5DA5">
          <v:shape id="_x0000_i18227" type="#_x0000_t75" style="width:455.1pt;height:123pt" o:ole="">
            <v:imagedata r:id="rId47" o:title=""/>
          </v:shape>
          <o:OLEObject Type="Embed" ProgID="Excel.Sheet.12" ShapeID="_x0000_i18227" DrawAspect="Content" ObjectID="_1795246965" r:id="rId48"/>
        </w:object>
      </w:r>
    </w:p>
    <w:p w14:paraId="6267AD42" w14:textId="46A9D90E" w:rsidR="00CE199E" w:rsidRDefault="000C3D1B" w:rsidP="000C3D1B">
      <w:pPr>
        <w:pStyle w:val="Caption"/>
        <w:rPr>
          <w:rFonts w:eastAsia="Segoe UI" w:cs="Segoe UI"/>
          <w:color w:val="1E1E1E"/>
        </w:rPr>
      </w:pPr>
      <w:bookmarkStart w:id="118" w:name="_Toc184609163"/>
      <w:r>
        <w:t xml:space="preserve">Table </w:t>
      </w:r>
      <w:fldSimple w:instr=" SEQ Table \* ARABIC ">
        <w:r w:rsidR="00657F65">
          <w:rPr>
            <w:noProof/>
          </w:rPr>
          <w:t>9</w:t>
        </w:r>
      </w:fldSimple>
      <w:r w:rsidRPr="0037766C">
        <w:t xml:space="preserve">: Confidence and Skill: COUNTIFS - </w:t>
      </w:r>
      <w:r>
        <w:t>After</w:t>
      </w:r>
      <w:bookmarkEnd w:id="118"/>
    </w:p>
    <w:p w14:paraId="4910688F" w14:textId="77777777" w:rsidR="00CE199E" w:rsidRDefault="00CE199E" w:rsidP="00CE199E">
      <w:pPr>
        <w:jc w:val="center"/>
        <w:rPr>
          <w:rFonts w:eastAsia="Segoe UI" w:cs="Segoe UI"/>
          <w:color w:val="1E1E1E"/>
        </w:rPr>
      </w:pPr>
    </w:p>
    <w:p w14:paraId="1D8A5047" w14:textId="142DE0A3" w:rsidR="00CE199E" w:rsidRPr="00CE199E" w:rsidRDefault="00CE199E" w:rsidP="00596ACB">
      <w:pPr>
        <w:spacing w:line="240" w:lineRule="auto"/>
        <w:jc w:val="both"/>
        <w:rPr>
          <w:color w:val="242424"/>
          <w:sz w:val="22"/>
          <w:szCs w:val="22"/>
        </w:rPr>
      </w:pPr>
      <w:r w:rsidRPr="006360E3">
        <w:t>The</w:t>
      </w:r>
      <w:r>
        <w:t xml:space="preserve"> </w:t>
      </w:r>
      <w:r w:rsidRPr="006360E3">
        <w:t xml:space="preserve">values are then displayed as the output in a new column or row depending on how the function is applied. Here the </w:t>
      </w:r>
      <w:r w:rsidR="009100FA">
        <w:t xml:space="preserve">values are </w:t>
      </w:r>
      <w:r>
        <w:t>displayed in the new column D.</w:t>
      </w:r>
      <w:r w:rsidRPr="006360E3">
        <w:t xml:space="preserve"> </w:t>
      </w:r>
    </w:p>
    <w:p w14:paraId="05AA34EC" w14:textId="77777777" w:rsidR="00CE199E" w:rsidRPr="00CE199E" w:rsidRDefault="00CE199E" w:rsidP="00CE199E">
      <w:pPr>
        <w:rPr>
          <w:rFonts w:eastAsia="Segoe UI" w:cs="Segoe UI"/>
          <w:color w:val="1E1E1E"/>
        </w:rPr>
      </w:pPr>
    </w:p>
    <w:p w14:paraId="5A7B6BBF" w14:textId="1445B4CC" w:rsidR="001303E1" w:rsidRDefault="001303E1">
      <w:pPr>
        <w:jc w:val="center"/>
        <w:pPrChange w:id="119" w:author="Suraiya Fathima" w:date="2024-12-06T16:56:00Z">
          <w:pPr>
            <w:spacing w:after="160"/>
          </w:pPr>
        </w:pPrChange>
      </w:pPr>
      <w:r>
        <w:br w:type="page"/>
      </w:r>
    </w:p>
    <w:p w14:paraId="2ACF6809" w14:textId="77777777" w:rsidR="00CA44C0" w:rsidRPr="00DB6299" w:rsidRDefault="00CA44C0" w:rsidP="000849DE"/>
    <w:p w14:paraId="5FDEEB82" w14:textId="77777777" w:rsidR="00AE2A31" w:rsidRDefault="00AE2A31" w:rsidP="00714C2A"/>
    <w:p w14:paraId="30320485" w14:textId="1AA6D502" w:rsidR="00635A3A" w:rsidRDefault="0092010F" w:rsidP="00635A3A">
      <w:pPr>
        <w:keepNext/>
        <w:jc w:val="center"/>
      </w:pPr>
      <w:r w:rsidRPr="0092010F">
        <w:rPr>
          <w:noProof/>
        </w:rPr>
        <w:drawing>
          <wp:inline distT="0" distB="0" distL="0" distR="0" wp14:anchorId="27A82A16" wp14:editId="43AFD5A5">
            <wp:extent cx="4956174" cy="2149750"/>
            <wp:effectExtent l="0" t="0" r="0" b="3175"/>
            <wp:docPr id="144917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72610" name=""/>
                    <pic:cNvPicPr/>
                  </pic:nvPicPr>
                  <pic:blipFill>
                    <a:blip r:embed="rId49"/>
                    <a:stretch>
                      <a:fillRect/>
                    </a:stretch>
                  </pic:blipFill>
                  <pic:spPr>
                    <a:xfrm>
                      <a:off x="0" y="0"/>
                      <a:ext cx="5014247" cy="2174939"/>
                    </a:xfrm>
                    <a:prstGeom prst="rect">
                      <a:avLst/>
                    </a:prstGeom>
                  </pic:spPr>
                </pic:pic>
              </a:graphicData>
            </a:graphic>
          </wp:inline>
        </w:drawing>
      </w:r>
    </w:p>
    <w:p w14:paraId="60818B00" w14:textId="72B72E5C" w:rsidR="066E35D2" w:rsidRPr="00534078" w:rsidRDefault="00635A3A" w:rsidP="00607002">
      <w:pPr>
        <w:pStyle w:val="Caption"/>
      </w:pPr>
      <w:bookmarkStart w:id="120" w:name="_Toc183686547"/>
      <w:bookmarkStart w:id="121" w:name="_Toc184603684"/>
      <w:r>
        <w:t xml:space="preserve">Figure </w:t>
      </w:r>
      <w:fldSimple w:instr=" SEQ Figure \* ARABIC ">
        <w:r w:rsidR="00657F65">
          <w:rPr>
            <w:noProof/>
          </w:rPr>
          <w:t>2</w:t>
        </w:r>
      </w:fldSimple>
      <w:r>
        <w:t>: Line Chart - Confidence and Skill</w:t>
      </w:r>
      <w:bookmarkEnd w:id="120"/>
      <w:bookmarkEnd w:id="121"/>
    </w:p>
    <w:p w14:paraId="7DA7A2EF" w14:textId="77777777" w:rsidR="00307247" w:rsidRPr="00534078" w:rsidRDefault="00307247" w:rsidP="00714C2A"/>
    <w:p w14:paraId="3D12E5C6" w14:textId="235913BA" w:rsidR="1BFDCF84" w:rsidRPr="00534078" w:rsidRDefault="1BFDCF84" w:rsidP="00596ACB">
      <w:pPr>
        <w:jc w:val="both"/>
      </w:pPr>
      <w:r w:rsidRPr="00534078">
        <w:t xml:space="preserve">The Table was then visualized with the help of a </w:t>
      </w:r>
      <w:r w:rsidRPr="00534078">
        <w:rPr>
          <w:b/>
          <w:bCs/>
        </w:rPr>
        <w:t>Line Chart.</w:t>
      </w:r>
      <w:r w:rsidR="00644242" w:rsidRPr="00644242">
        <w:t xml:space="preserve"> </w:t>
      </w:r>
      <w:r w:rsidR="00644242">
        <w:t>[5]</w:t>
      </w:r>
      <w:r w:rsidR="00596ACB">
        <w:t xml:space="preserve"> </w:t>
      </w:r>
      <w:r w:rsidR="64B571C0" w:rsidRPr="00534078">
        <w:t xml:space="preserve">This </w:t>
      </w:r>
      <w:r w:rsidR="00750E37" w:rsidRPr="00534078">
        <w:t>chart</w:t>
      </w:r>
      <w:r w:rsidR="64B571C0" w:rsidRPr="00534078">
        <w:t xml:space="preserve"> was used so it would be easy to visualize the change in responses as the confidence level varies. Line graphs are a powerful tool to analyze continuous data in a very simplistic manner.</w:t>
      </w:r>
    </w:p>
    <w:p w14:paraId="3A10AA48" w14:textId="77777777" w:rsidR="00680B37" w:rsidRDefault="34A3FD0C" w:rsidP="00714C2A">
      <w:pPr>
        <w:sectPr w:rsidR="00680B37" w:rsidSect="00BD1210">
          <w:headerReference w:type="default" r:id="rId50"/>
          <w:pgSz w:w="12240" w:h="15840"/>
          <w:pgMar w:top="720" w:right="720" w:bottom="720" w:left="720" w:header="720" w:footer="720" w:gutter="0"/>
          <w:pgNumType w:chapStyle="9"/>
          <w:cols w:space="720"/>
          <w:docGrid w:linePitch="381"/>
        </w:sectPr>
      </w:pPr>
      <w:r w:rsidRPr="00534078">
        <w:br w:type="page"/>
      </w:r>
    </w:p>
    <w:p w14:paraId="1513A332" w14:textId="398A4198" w:rsidR="373347DB" w:rsidRPr="005D2507" w:rsidRDefault="00B30FBF" w:rsidP="005D2507">
      <w:pPr>
        <w:pStyle w:val="Heading2"/>
      </w:pPr>
      <w:bookmarkStart w:id="122" w:name="_Toc1084564711"/>
      <w:bookmarkStart w:id="123" w:name="_Toc1629221799"/>
      <w:bookmarkStart w:id="124" w:name="_Toc184605917"/>
      <w:r>
        <w:lastRenderedPageBreak/>
        <w:t>3.</w:t>
      </w:r>
      <w:r w:rsidR="00D92B51">
        <w:t>2</w:t>
      </w:r>
      <w:r w:rsidR="15965156" w:rsidRPr="00534078">
        <w:t xml:space="preserve"> </w:t>
      </w:r>
      <w:r w:rsidR="56E96863" w:rsidRPr="00534078">
        <w:t xml:space="preserve">Correlation Between Gender </w:t>
      </w:r>
      <w:r w:rsidR="00E475C9">
        <w:t>and</w:t>
      </w:r>
      <w:r w:rsidR="00146471">
        <w:t xml:space="preserve"> </w:t>
      </w:r>
      <w:r w:rsidR="00D55D9F">
        <w:t>Post-Degree Choices</w:t>
      </w:r>
      <w:r w:rsidR="754E7D7D" w:rsidRPr="00534078">
        <w:t>.</w:t>
      </w:r>
      <w:bookmarkEnd w:id="122"/>
      <w:bookmarkEnd w:id="123"/>
      <w:bookmarkEnd w:id="124"/>
    </w:p>
    <w:p w14:paraId="12CAFF06" w14:textId="6E72F34F" w:rsidR="64FF4C45" w:rsidRPr="00534078" w:rsidRDefault="64FF4C45" w:rsidP="00714C2A"/>
    <w:p w14:paraId="489A3DE5" w14:textId="5D911642" w:rsidR="582E8796" w:rsidRPr="00534078" w:rsidRDefault="582E8796" w:rsidP="00B56A30">
      <w:pPr>
        <w:jc w:val="both"/>
      </w:pPr>
      <w:r w:rsidRPr="00534078">
        <w:t xml:space="preserve">This section analyzes the relationship between gender and the students’ decisions regarding their educational and career aspirations, specifically </w:t>
      </w:r>
      <w:r w:rsidR="21ECB736" w:rsidRPr="00534078">
        <w:t>focusing on two aspects, their interest in pursuing further education after completing their current degree and their intent</w:t>
      </w:r>
      <w:r w:rsidR="4EC87F31" w:rsidRPr="00534078">
        <w:t xml:space="preserve"> to work in the same field as their current degree.</w:t>
      </w:r>
    </w:p>
    <w:p w14:paraId="566711FA" w14:textId="3EFFA534" w:rsidR="1C0BE8CF" w:rsidRPr="00534078" w:rsidRDefault="1C0BE8CF" w:rsidP="00B56A30">
      <w:pPr>
        <w:jc w:val="both"/>
      </w:pPr>
      <w:r w:rsidRPr="00534078">
        <w:t xml:space="preserve">The analysis categorizes students into three groups based on their interest in pursuing further education (“Yes”, “Maybe” and “No”) and </w:t>
      </w:r>
      <w:r w:rsidR="0626EC2B" w:rsidRPr="00534078">
        <w:t>their intent to work in the same field (“Yes”, “Maybe” and “No”)</w:t>
      </w:r>
      <w:r w:rsidRPr="00534078">
        <w:t xml:space="preserve">. This allows us to identify trends and insights into how </w:t>
      </w:r>
      <w:r w:rsidR="1A5C31B9" w:rsidRPr="00534078">
        <w:t xml:space="preserve">gender influences their interest in further education and intent to work in </w:t>
      </w:r>
      <w:r w:rsidR="00DB0093" w:rsidRPr="00534078">
        <w:t>the same</w:t>
      </w:r>
      <w:r w:rsidR="1A5C31B9" w:rsidRPr="00534078">
        <w:t xml:space="preserve"> field</w:t>
      </w:r>
      <w:r w:rsidRPr="00534078">
        <w:t>.</w:t>
      </w:r>
    </w:p>
    <w:p w14:paraId="2A795321" w14:textId="77777777" w:rsidR="00B56A30" w:rsidRPr="00534078" w:rsidRDefault="00B56A30" w:rsidP="00B56A30">
      <w:pPr>
        <w:jc w:val="both"/>
      </w:pPr>
    </w:p>
    <w:p w14:paraId="333C0ACC" w14:textId="52F9147D" w:rsidR="34A3FD0C" w:rsidRPr="00534078" w:rsidRDefault="3FB62863" w:rsidP="00B56A30">
      <w:pPr>
        <w:jc w:val="both"/>
      </w:pPr>
      <w:r w:rsidRPr="00534078">
        <w:t>To explore this topic, the following questions from the survey were tackled:</w:t>
      </w:r>
    </w:p>
    <w:p w14:paraId="7E0005D1" w14:textId="768802CA" w:rsidR="3FB62863" w:rsidRPr="00534078" w:rsidRDefault="3FB62863" w:rsidP="00C15F1A">
      <w:pPr>
        <w:pStyle w:val="ListParagraph"/>
        <w:spacing w:after="160"/>
        <w:jc w:val="both"/>
        <w:rPr>
          <w:rFonts w:eastAsiaTheme="minorEastAsia" w:cstheme="minorBidi"/>
        </w:rPr>
      </w:pPr>
      <w:r w:rsidRPr="00534078">
        <w:rPr>
          <w:rFonts w:eastAsiaTheme="minorEastAsia" w:cstheme="minorBidi"/>
        </w:rPr>
        <w:t>Do you plan to work in the same field as your degree?</w:t>
      </w:r>
    </w:p>
    <w:p w14:paraId="04A9B4AB" w14:textId="35293966" w:rsidR="35915213" w:rsidRPr="00F7711E" w:rsidRDefault="35915213" w:rsidP="00C15F1A">
      <w:pPr>
        <w:pStyle w:val="ListParagraph"/>
        <w:jc w:val="both"/>
      </w:pPr>
      <w:r w:rsidRPr="00534078">
        <w:rPr>
          <w:rFonts w:eastAsiaTheme="minorEastAsia" w:cstheme="minorBidi"/>
        </w:rPr>
        <w:t>Do you intend to pursue further education</w:t>
      </w:r>
    </w:p>
    <w:p w14:paraId="6C45B04C" w14:textId="77777777" w:rsidR="00F7711E" w:rsidRPr="00534078" w:rsidRDefault="00F7711E" w:rsidP="00F7711E">
      <w:pPr>
        <w:pStyle w:val="ListParagraph"/>
      </w:pPr>
    </w:p>
    <w:tbl>
      <w:tblPr>
        <w:tblW w:w="51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top w:w="15" w:type="dxa"/>
          <w:bottom w:w="15" w:type="dxa"/>
        </w:tblCellMar>
        <w:tblLook w:val="04A0" w:firstRow="1" w:lastRow="0" w:firstColumn="1" w:lastColumn="0" w:noHBand="0" w:noVBand="1"/>
      </w:tblPr>
      <w:tblGrid>
        <w:gridCol w:w="1026"/>
        <w:gridCol w:w="1843"/>
        <w:gridCol w:w="1842"/>
        <w:gridCol w:w="1797"/>
        <w:gridCol w:w="1606"/>
        <w:gridCol w:w="1656"/>
        <w:gridCol w:w="1572"/>
      </w:tblGrid>
      <w:tr w:rsidR="00931176" w:rsidRPr="008736D7" w14:paraId="4B9405C0" w14:textId="77777777" w:rsidTr="004474AB">
        <w:trPr>
          <w:trHeight w:val="1263"/>
          <w:jc w:val="center"/>
        </w:trPr>
        <w:tc>
          <w:tcPr>
            <w:tcW w:w="452" w:type="pct"/>
            <w:shd w:val="clear" w:color="auto" w:fill="FFFFFF" w:themeFill="background1"/>
            <w:noWrap/>
            <w:vAlign w:val="bottom"/>
            <w:hideMark/>
          </w:tcPr>
          <w:p w14:paraId="7EFC4E4C" w14:textId="77777777" w:rsidR="00083903" w:rsidRPr="000C3B23" w:rsidRDefault="00083903" w:rsidP="00083903">
            <w:pPr>
              <w:spacing w:line="240" w:lineRule="auto"/>
              <w:rPr>
                <w:rFonts w:eastAsia="Times New Roman" w:cs="Times New Roman"/>
                <w:b/>
                <w:bCs/>
                <w:color w:val="auto"/>
                <w:sz w:val="22"/>
                <w:szCs w:val="22"/>
                <w:lang w:eastAsia="en-US"/>
              </w:rPr>
            </w:pPr>
            <w:r w:rsidRPr="000C3B23">
              <w:rPr>
                <w:rFonts w:eastAsia="Times New Roman" w:cs="Times New Roman"/>
                <w:b/>
                <w:bCs/>
                <w:color w:val="auto"/>
                <w:sz w:val="22"/>
                <w:szCs w:val="22"/>
                <w:lang w:eastAsia="en-US"/>
              </w:rPr>
              <w:t>Gender</w:t>
            </w:r>
          </w:p>
        </w:tc>
        <w:tc>
          <w:tcPr>
            <w:tcW w:w="812" w:type="pct"/>
            <w:shd w:val="clear" w:color="auto" w:fill="FFFFFF" w:themeFill="background1"/>
            <w:vAlign w:val="bottom"/>
            <w:hideMark/>
          </w:tcPr>
          <w:p w14:paraId="3054C2BB" w14:textId="77777777" w:rsidR="00083903" w:rsidRPr="000C3B23" w:rsidRDefault="00083903" w:rsidP="00083903">
            <w:pPr>
              <w:spacing w:line="240" w:lineRule="auto"/>
              <w:rPr>
                <w:rFonts w:eastAsia="Times New Roman" w:cs="Times New Roman"/>
                <w:b/>
                <w:bCs/>
                <w:color w:val="auto"/>
                <w:sz w:val="22"/>
                <w:szCs w:val="22"/>
                <w:lang w:eastAsia="en-US"/>
              </w:rPr>
            </w:pPr>
            <w:r w:rsidRPr="000C3B23">
              <w:rPr>
                <w:rFonts w:eastAsia="Times New Roman" w:cs="Times New Roman"/>
                <w:b/>
                <w:bCs/>
                <w:color w:val="auto"/>
                <w:sz w:val="22"/>
                <w:szCs w:val="22"/>
                <w:lang w:eastAsia="en-US"/>
              </w:rPr>
              <w:t>Do you plan to work in the same field as your degree? YES</w:t>
            </w:r>
          </w:p>
        </w:tc>
        <w:tc>
          <w:tcPr>
            <w:tcW w:w="812" w:type="pct"/>
            <w:shd w:val="clear" w:color="auto" w:fill="FFFFFF" w:themeFill="background1"/>
            <w:noWrap/>
            <w:vAlign w:val="bottom"/>
            <w:hideMark/>
          </w:tcPr>
          <w:p w14:paraId="3EBF42FF" w14:textId="77777777" w:rsidR="00083903" w:rsidRPr="000C3B23" w:rsidRDefault="00083903" w:rsidP="00083903">
            <w:pPr>
              <w:spacing w:line="240" w:lineRule="auto"/>
              <w:rPr>
                <w:rFonts w:eastAsia="Times New Roman" w:cs="Times New Roman"/>
                <w:b/>
                <w:bCs/>
                <w:color w:val="auto"/>
                <w:sz w:val="22"/>
                <w:szCs w:val="22"/>
                <w:lang w:eastAsia="en-US"/>
              </w:rPr>
            </w:pPr>
            <w:r w:rsidRPr="000C3B23">
              <w:rPr>
                <w:rFonts w:eastAsia="Times New Roman" w:cs="Times New Roman"/>
                <w:b/>
                <w:bCs/>
                <w:color w:val="auto"/>
                <w:sz w:val="22"/>
                <w:szCs w:val="22"/>
                <w:lang w:eastAsia="en-US"/>
              </w:rPr>
              <w:t>Do you plan to work in the same field as your degree? MAYBE</w:t>
            </w:r>
          </w:p>
        </w:tc>
        <w:tc>
          <w:tcPr>
            <w:tcW w:w="792" w:type="pct"/>
            <w:shd w:val="clear" w:color="auto" w:fill="FFFFFF" w:themeFill="background1"/>
            <w:noWrap/>
            <w:vAlign w:val="bottom"/>
            <w:hideMark/>
          </w:tcPr>
          <w:p w14:paraId="4A79F9EB" w14:textId="2F7F4ED1" w:rsidR="00083903" w:rsidRPr="000C3B23" w:rsidRDefault="00083903" w:rsidP="00083903">
            <w:pPr>
              <w:spacing w:line="240" w:lineRule="auto"/>
              <w:rPr>
                <w:rFonts w:eastAsia="Times New Roman" w:cs="Times New Roman"/>
                <w:b/>
                <w:bCs/>
                <w:color w:val="auto"/>
                <w:sz w:val="22"/>
                <w:szCs w:val="22"/>
                <w:lang w:eastAsia="en-US"/>
              </w:rPr>
            </w:pPr>
            <w:r w:rsidRPr="000C3B23">
              <w:rPr>
                <w:rFonts w:eastAsia="Times New Roman" w:cs="Times New Roman"/>
                <w:b/>
                <w:bCs/>
                <w:color w:val="auto"/>
                <w:sz w:val="22"/>
                <w:szCs w:val="22"/>
                <w:lang w:eastAsia="en-US"/>
              </w:rPr>
              <w:t>Do you plan to work in the</w:t>
            </w:r>
            <w:r w:rsidR="008736D7" w:rsidRPr="000C3B23">
              <w:rPr>
                <w:rFonts w:eastAsia="Times New Roman" w:cs="Times New Roman"/>
                <w:b/>
                <w:bCs/>
                <w:color w:val="auto"/>
                <w:sz w:val="22"/>
                <w:szCs w:val="22"/>
                <w:lang w:eastAsia="en-US"/>
              </w:rPr>
              <w:t xml:space="preserve"> </w:t>
            </w:r>
            <w:r w:rsidRPr="000C3B23">
              <w:rPr>
                <w:rFonts w:eastAsia="Times New Roman" w:cs="Times New Roman"/>
                <w:b/>
                <w:bCs/>
                <w:color w:val="auto"/>
                <w:sz w:val="22"/>
                <w:szCs w:val="22"/>
                <w:lang w:eastAsia="en-US"/>
              </w:rPr>
              <w:t>same field as you</w:t>
            </w:r>
            <w:r w:rsidR="008736D7" w:rsidRPr="000C3B23">
              <w:rPr>
                <w:rFonts w:eastAsia="Times New Roman" w:cs="Times New Roman"/>
                <w:b/>
                <w:bCs/>
                <w:color w:val="auto"/>
                <w:sz w:val="22"/>
                <w:szCs w:val="22"/>
                <w:lang w:eastAsia="en-US"/>
              </w:rPr>
              <w:t xml:space="preserve">r </w:t>
            </w:r>
            <w:r w:rsidRPr="000C3B23">
              <w:rPr>
                <w:rFonts w:eastAsia="Times New Roman" w:cs="Times New Roman"/>
                <w:b/>
                <w:bCs/>
                <w:color w:val="auto"/>
                <w:sz w:val="22"/>
                <w:szCs w:val="22"/>
                <w:lang w:eastAsia="en-US"/>
              </w:rPr>
              <w:t>degree?</w:t>
            </w:r>
            <w:r w:rsidR="008736D7" w:rsidRPr="000C3B23">
              <w:rPr>
                <w:rFonts w:eastAsia="Times New Roman" w:cs="Times New Roman"/>
                <w:b/>
                <w:bCs/>
                <w:color w:val="auto"/>
                <w:sz w:val="22"/>
                <w:szCs w:val="22"/>
                <w:lang w:eastAsia="en-US"/>
              </w:rPr>
              <w:t xml:space="preserve"> </w:t>
            </w:r>
            <w:r w:rsidRPr="000C3B23">
              <w:rPr>
                <w:rFonts w:eastAsia="Times New Roman" w:cs="Times New Roman"/>
                <w:b/>
                <w:bCs/>
                <w:color w:val="auto"/>
                <w:sz w:val="22"/>
                <w:szCs w:val="22"/>
                <w:lang w:eastAsia="en-US"/>
              </w:rPr>
              <w:t>NO</w:t>
            </w:r>
          </w:p>
        </w:tc>
        <w:tc>
          <w:tcPr>
            <w:tcW w:w="708" w:type="pct"/>
            <w:shd w:val="clear" w:color="auto" w:fill="FFFFFF" w:themeFill="background1"/>
            <w:vAlign w:val="bottom"/>
            <w:hideMark/>
          </w:tcPr>
          <w:p w14:paraId="44757893" w14:textId="77777777" w:rsidR="00083903" w:rsidRPr="000C3B23" w:rsidRDefault="00083903" w:rsidP="00083903">
            <w:pPr>
              <w:spacing w:line="240" w:lineRule="auto"/>
              <w:rPr>
                <w:rFonts w:eastAsia="Times New Roman" w:cs="Times New Roman"/>
                <w:b/>
                <w:bCs/>
                <w:color w:val="auto"/>
                <w:sz w:val="22"/>
                <w:szCs w:val="22"/>
                <w:lang w:eastAsia="en-US"/>
              </w:rPr>
            </w:pPr>
            <w:r w:rsidRPr="000C3B23">
              <w:rPr>
                <w:rFonts w:eastAsia="Times New Roman" w:cs="Times New Roman"/>
                <w:b/>
                <w:bCs/>
                <w:color w:val="auto"/>
                <w:sz w:val="22"/>
                <w:szCs w:val="22"/>
                <w:lang w:eastAsia="en-US"/>
              </w:rPr>
              <w:t>Do you intend to pursue further education? Yes</w:t>
            </w:r>
          </w:p>
        </w:tc>
        <w:tc>
          <w:tcPr>
            <w:tcW w:w="730" w:type="pct"/>
            <w:shd w:val="clear" w:color="auto" w:fill="FFFFFF" w:themeFill="background1"/>
            <w:vAlign w:val="bottom"/>
            <w:hideMark/>
          </w:tcPr>
          <w:p w14:paraId="699F6ED3" w14:textId="77777777" w:rsidR="00083903" w:rsidRPr="000C3B23" w:rsidRDefault="00083903" w:rsidP="00083903">
            <w:pPr>
              <w:spacing w:line="240" w:lineRule="auto"/>
              <w:rPr>
                <w:rFonts w:eastAsia="Times New Roman" w:cs="Times New Roman"/>
                <w:b/>
                <w:bCs/>
                <w:color w:val="auto"/>
                <w:sz w:val="22"/>
                <w:szCs w:val="22"/>
                <w:lang w:eastAsia="en-US"/>
              </w:rPr>
            </w:pPr>
            <w:r w:rsidRPr="000C3B23">
              <w:rPr>
                <w:rFonts w:eastAsia="Times New Roman" w:cs="Times New Roman"/>
                <w:b/>
                <w:bCs/>
                <w:color w:val="auto"/>
                <w:sz w:val="22"/>
                <w:szCs w:val="22"/>
                <w:lang w:eastAsia="en-US"/>
              </w:rPr>
              <w:t>Do you intend to pursue further education? Maybe</w:t>
            </w:r>
          </w:p>
        </w:tc>
        <w:tc>
          <w:tcPr>
            <w:tcW w:w="693" w:type="pct"/>
            <w:shd w:val="clear" w:color="auto" w:fill="FFFFFF" w:themeFill="background1"/>
            <w:vAlign w:val="bottom"/>
            <w:hideMark/>
          </w:tcPr>
          <w:p w14:paraId="246B832C" w14:textId="77777777" w:rsidR="00083903" w:rsidRPr="000C3B23" w:rsidRDefault="00083903" w:rsidP="00083903">
            <w:pPr>
              <w:spacing w:line="240" w:lineRule="auto"/>
              <w:rPr>
                <w:rFonts w:eastAsia="Times New Roman" w:cs="Times New Roman"/>
                <w:b/>
                <w:bCs/>
                <w:color w:val="auto"/>
                <w:sz w:val="22"/>
                <w:szCs w:val="22"/>
                <w:lang w:eastAsia="en-US"/>
              </w:rPr>
            </w:pPr>
            <w:r w:rsidRPr="000C3B23">
              <w:rPr>
                <w:rFonts w:eastAsia="Times New Roman" w:cs="Times New Roman"/>
                <w:b/>
                <w:bCs/>
                <w:color w:val="auto"/>
                <w:sz w:val="22"/>
                <w:szCs w:val="22"/>
                <w:lang w:eastAsia="en-US"/>
              </w:rPr>
              <w:t>Do you intend to pursue further education? No</w:t>
            </w:r>
          </w:p>
        </w:tc>
      </w:tr>
      <w:tr w:rsidR="00931176" w:rsidRPr="008736D7" w14:paraId="0994B9AA" w14:textId="77777777" w:rsidTr="004474AB">
        <w:trPr>
          <w:trHeight w:val="300"/>
          <w:jc w:val="center"/>
        </w:trPr>
        <w:tc>
          <w:tcPr>
            <w:tcW w:w="452" w:type="pct"/>
            <w:shd w:val="clear" w:color="auto" w:fill="FFFFFF" w:themeFill="background1"/>
            <w:noWrap/>
            <w:vAlign w:val="bottom"/>
            <w:hideMark/>
          </w:tcPr>
          <w:p w14:paraId="08AD7DA1" w14:textId="77777777" w:rsidR="00083903" w:rsidRPr="000C3B23" w:rsidRDefault="00083903" w:rsidP="00083903">
            <w:pPr>
              <w:spacing w:line="240" w:lineRule="auto"/>
              <w:rPr>
                <w:rFonts w:eastAsia="Times New Roman" w:cs="Times New Roman"/>
                <w:color w:val="000000"/>
                <w:sz w:val="22"/>
                <w:szCs w:val="22"/>
                <w:lang w:eastAsia="en-US"/>
              </w:rPr>
            </w:pPr>
            <w:r w:rsidRPr="000C3B23">
              <w:rPr>
                <w:rFonts w:eastAsia="Times New Roman" w:cs="Times New Roman"/>
                <w:color w:val="000000"/>
                <w:sz w:val="22"/>
                <w:szCs w:val="22"/>
                <w:lang w:eastAsia="en-US"/>
              </w:rPr>
              <w:t>Male</w:t>
            </w:r>
          </w:p>
        </w:tc>
        <w:tc>
          <w:tcPr>
            <w:tcW w:w="812" w:type="pct"/>
            <w:shd w:val="clear" w:color="auto" w:fill="FFFFFF" w:themeFill="background1"/>
            <w:noWrap/>
            <w:vAlign w:val="bottom"/>
            <w:hideMark/>
          </w:tcPr>
          <w:p w14:paraId="02B94C07" w14:textId="77777777" w:rsidR="00083903" w:rsidRPr="000C3B23" w:rsidRDefault="00083903" w:rsidP="00083903">
            <w:pPr>
              <w:spacing w:line="240" w:lineRule="auto"/>
              <w:jc w:val="right"/>
              <w:rPr>
                <w:rFonts w:eastAsia="Times New Roman" w:cs="Times New Roman"/>
                <w:color w:val="000000"/>
                <w:sz w:val="22"/>
                <w:szCs w:val="22"/>
                <w:lang w:eastAsia="en-US"/>
              </w:rPr>
            </w:pPr>
            <w:r w:rsidRPr="000C3B23">
              <w:rPr>
                <w:rFonts w:eastAsia="Times New Roman" w:cs="Times New Roman"/>
                <w:color w:val="000000"/>
                <w:sz w:val="22"/>
                <w:szCs w:val="22"/>
                <w:lang w:eastAsia="en-US"/>
              </w:rPr>
              <w:t>12</w:t>
            </w:r>
          </w:p>
        </w:tc>
        <w:tc>
          <w:tcPr>
            <w:tcW w:w="812" w:type="pct"/>
            <w:shd w:val="clear" w:color="auto" w:fill="FFFFFF" w:themeFill="background1"/>
            <w:noWrap/>
            <w:vAlign w:val="bottom"/>
            <w:hideMark/>
          </w:tcPr>
          <w:p w14:paraId="19A66769" w14:textId="77777777" w:rsidR="00083903" w:rsidRPr="000C3B23" w:rsidRDefault="00083903" w:rsidP="00083903">
            <w:pPr>
              <w:spacing w:line="240" w:lineRule="auto"/>
              <w:jc w:val="right"/>
              <w:rPr>
                <w:rFonts w:eastAsia="Times New Roman" w:cs="Times New Roman"/>
                <w:color w:val="000000"/>
                <w:sz w:val="22"/>
                <w:szCs w:val="22"/>
                <w:lang w:eastAsia="en-US"/>
              </w:rPr>
            </w:pPr>
            <w:r w:rsidRPr="000C3B23">
              <w:rPr>
                <w:rFonts w:eastAsia="Times New Roman" w:cs="Times New Roman"/>
                <w:color w:val="000000"/>
                <w:sz w:val="22"/>
                <w:szCs w:val="22"/>
                <w:lang w:eastAsia="en-US"/>
              </w:rPr>
              <w:t>14</w:t>
            </w:r>
          </w:p>
        </w:tc>
        <w:tc>
          <w:tcPr>
            <w:tcW w:w="792" w:type="pct"/>
            <w:shd w:val="clear" w:color="auto" w:fill="FFFFFF" w:themeFill="background1"/>
            <w:noWrap/>
            <w:vAlign w:val="bottom"/>
            <w:hideMark/>
          </w:tcPr>
          <w:p w14:paraId="1FD9E9D6" w14:textId="77777777" w:rsidR="00083903" w:rsidRPr="000C3B23" w:rsidRDefault="00083903" w:rsidP="00083903">
            <w:pPr>
              <w:spacing w:line="240" w:lineRule="auto"/>
              <w:jc w:val="right"/>
              <w:rPr>
                <w:rFonts w:eastAsia="Times New Roman" w:cs="Times New Roman"/>
                <w:color w:val="auto"/>
                <w:sz w:val="22"/>
                <w:szCs w:val="22"/>
                <w:lang w:eastAsia="en-US"/>
              </w:rPr>
            </w:pPr>
            <w:r w:rsidRPr="000C3B23">
              <w:rPr>
                <w:rFonts w:eastAsia="Times New Roman" w:cs="Times New Roman"/>
                <w:color w:val="auto"/>
                <w:sz w:val="22"/>
                <w:szCs w:val="22"/>
                <w:lang w:eastAsia="en-US"/>
              </w:rPr>
              <w:t>8</w:t>
            </w:r>
          </w:p>
        </w:tc>
        <w:tc>
          <w:tcPr>
            <w:tcW w:w="708" w:type="pct"/>
            <w:shd w:val="clear" w:color="auto" w:fill="FFFFFF" w:themeFill="background1"/>
            <w:noWrap/>
            <w:vAlign w:val="bottom"/>
            <w:hideMark/>
          </w:tcPr>
          <w:p w14:paraId="05EC7430" w14:textId="77777777" w:rsidR="00083903" w:rsidRPr="000C3B23" w:rsidRDefault="00083903" w:rsidP="00083903">
            <w:pPr>
              <w:spacing w:line="240" w:lineRule="auto"/>
              <w:jc w:val="right"/>
              <w:rPr>
                <w:rFonts w:eastAsia="Times New Roman" w:cs="Times New Roman"/>
                <w:color w:val="auto"/>
                <w:sz w:val="22"/>
                <w:szCs w:val="22"/>
                <w:lang w:eastAsia="en-US"/>
              </w:rPr>
            </w:pPr>
            <w:r w:rsidRPr="000C3B23">
              <w:rPr>
                <w:rFonts w:eastAsia="Times New Roman" w:cs="Times New Roman"/>
                <w:color w:val="auto"/>
                <w:sz w:val="22"/>
                <w:szCs w:val="22"/>
                <w:lang w:eastAsia="en-US"/>
              </w:rPr>
              <w:t>16</w:t>
            </w:r>
          </w:p>
        </w:tc>
        <w:tc>
          <w:tcPr>
            <w:tcW w:w="730" w:type="pct"/>
            <w:shd w:val="clear" w:color="auto" w:fill="FFFFFF" w:themeFill="background1"/>
            <w:noWrap/>
            <w:vAlign w:val="bottom"/>
            <w:hideMark/>
          </w:tcPr>
          <w:p w14:paraId="5B3206D0" w14:textId="77777777" w:rsidR="00083903" w:rsidRPr="000C3B23" w:rsidRDefault="00083903" w:rsidP="00083903">
            <w:pPr>
              <w:spacing w:line="240" w:lineRule="auto"/>
              <w:jc w:val="right"/>
              <w:rPr>
                <w:rFonts w:eastAsia="Times New Roman" w:cs="Times New Roman"/>
                <w:color w:val="auto"/>
                <w:sz w:val="22"/>
                <w:szCs w:val="22"/>
                <w:lang w:eastAsia="en-US"/>
              </w:rPr>
            </w:pPr>
            <w:r w:rsidRPr="000C3B23">
              <w:rPr>
                <w:rFonts w:eastAsia="Times New Roman" w:cs="Times New Roman"/>
                <w:color w:val="auto"/>
                <w:sz w:val="22"/>
                <w:szCs w:val="22"/>
                <w:lang w:eastAsia="en-US"/>
              </w:rPr>
              <w:t>14</w:t>
            </w:r>
          </w:p>
        </w:tc>
        <w:tc>
          <w:tcPr>
            <w:tcW w:w="693" w:type="pct"/>
            <w:shd w:val="clear" w:color="auto" w:fill="FFFFFF" w:themeFill="background1"/>
            <w:noWrap/>
            <w:vAlign w:val="bottom"/>
            <w:hideMark/>
          </w:tcPr>
          <w:p w14:paraId="293C4E4D" w14:textId="77777777" w:rsidR="00083903" w:rsidRPr="000C3B23" w:rsidRDefault="00083903" w:rsidP="00083903">
            <w:pPr>
              <w:spacing w:line="240" w:lineRule="auto"/>
              <w:jc w:val="right"/>
              <w:rPr>
                <w:rFonts w:eastAsia="Times New Roman" w:cs="Times New Roman"/>
                <w:color w:val="auto"/>
                <w:sz w:val="22"/>
                <w:szCs w:val="22"/>
                <w:lang w:eastAsia="en-US"/>
              </w:rPr>
            </w:pPr>
            <w:r w:rsidRPr="000C3B23">
              <w:rPr>
                <w:rFonts w:eastAsia="Times New Roman" w:cs="Times New Roman"/>
                <w:color w:val="auto"/>
                <w:sz w:val="22"/>
                <w:szCs w:val="22"/>
                <w:lang w:eastAsia="en-US"/>
              </w:rPr>
              <w:t>4</w:t>
            </w:r>
          </w:p>
        </w:tc>
      </w:tr>
      <w:tr w:rsidR="00931176" w:rsidRPr="008736D7" w14:paraId="1735E341" w14:textId="77777777" w:rsidTr="004474AB">
        <w:trPr>
          <w:trHeight w:val="300"/>
          <w:jc w:val="center"/>
        </w:trPr>
        <w:tc>
          <w:tcPr>
            <w:tcW w:w="452" w:type="pct"/>
            <w:shd w:val="clear" w:color="auto" w:fill="FFFFFF" w:themeFill="background1"/>
            <w:noWrap/>
            <w:vAlign w:val="bottom"/>
            <w:hideMark/>
          </w:tcPr>
          <w:p w14:paraId="29A3727F" w14:textId="77777777" w:rsidR="00083903" w:rsidRPr="000C3B23" w:rsidRDefault="00083903" w:rsidP="00083903">
            <w:pPr>
              <w:spacing w:line="240" w:lineRule="auto"/>
              <w:rPr>
                <w:rFonts w:eastAsia="Times New Roman" w:cs="Times New Roman"/>
                <w:color w:val="000000"/>
                <w:sz w:val="22"/>
                <w:szCs w:val="22"/>
                <w:lang w:eastAsia="en-US"/>
              </w:rPr>
            </w:pPr>
            <w:r w:rsidRPr="000C3B23">
              <w:rPr>
                <w:rFonts w:eastAsia="Times New Roman" w:cs="Times New Roman"/>
                <w:color w:val="000000"/>
                <w:sz w:val="22"/>
                <w:szCs w:val="22"/>
                <w:lang w:eastAsia="en-US"/>
              </w:rPr>
              <w:t>Female</w:t>
            </w:r>
          </w:p>
        </w:tc>
        <w:tc>
          <w:tcPr>
            <w:tcW w:w="812" w:type="pct"/>
            <w:shd w:val="clear" w:color="auto" w:fill="FFFFFF" w:themeFill="background1"/>
            <w:noWrap/>
            <w:vAlign w:val="bottom"/>
            <w:hideMark/>
          </w:tcPr>
          <w:p w14:paraId="7E6C2D67" w14:textId="77777777" w:rsidR="00083903" w:rsidRPr="000C3B23" w:rsidRDefault="00083903" w:rsidP="00083903">
            <w:pPr>
              <w:spacing w:line="240" w:lineRule="auto"/>
              <w:jc w:val="right"/>
              <w:rPr>
                <w:rFonts w:eastAsia="Times New Roman" w:cs="Times New Roman"/>
                <w:color w:val="000000"/>
                <w:sz w:val="22"/>
                <w:szCs w:val="22"/>
                <w:lang w:eastAsia="en-US"/>
              </w:rPr>
            </w:pPr>
            <w:r w:rsidRPr="000C3B23">
              <w:rPr>
                <w:rFonts w:eastAsia="Times New Roman" w:cs="Times New Roman"/>
                <w:color w:val="000000"/>
                <w:sz w:val="22"/>
                <w:szCs w:val="22"/>
                <w:lang w:eastAsia="en-US"/>
              </w:rPr>
              <w:t>14</w:t>
            </w:r>
          </w:p>
        </w:tc>
        <w:tc>
          <w:tcPr>
            <w:tcW w:w="812" w:type="pct"/>
            <w:shd w:val="clear" w:color="auto" w:fill="FFFFFF" w:themeFill="background1"/>
            <w:noWrap/>
            <w:vAlign w:val="bottom"/>
            <w:hideMark/>
          </w:tcPr>
          <w:p w14:paraId="1716BC43" w14:textId="77777777" w:rsidR="00083903" w:rsidRPr="000C3B23" w:rsidRDefault="00083903" w:rsidP="00083903">
            <w:pPr>
              <w:spacing w:line="240" w:lineRule="auto"/>
              <w:jc w:val="right"/>
              <w:rPr>
                <w:rFonts w:eastAsia="Times New Roman" w:cs="Times New Roman"/>
                <w:color w:val="000000"/>
                <w:sz w:val="22"/>
                <w:szCs w:val="22"/>
                <w:lang w:eastAsia="en-US"/>
              </w:rPr>
            </w:pPr>
            <w:r w:rsidRPr="000C3B23">
              <w:rPr>
                <w:rFonts w:eastAsia="Times New Roman" w:cs="Times New Roman"/>
                <w:color w:val="000000"/>
                <w:sz w:val="22"/>
                <w:szCs w:val="22"/>
                <w:lang w:eastAsia="en-US"/>
              </w:rPr>
              <w:t>8</w:t>
            </w:r>
          </w:p>
        </w:tc>
        <w:tc>
          <w:tcPr>
            <w:tcW w:w="792" w:type="pct"/>
            <w:shd w:val="clear" w:color="auto" w:fill="FFFFFF" w:themeFill="background1"/>
            <w:noWrap/>
            <w:vAlign w:val="bottom"/>
            <w:hideMark/>
          </w:tcPr>
          <w:p w14:paraId="5E4102EC" w14:textId="77777777" w:rsidR="00083903" w:rsidRPr="000C3B23" w:rsidRDefault="00083903" w:rsidP="00083903">
            <w:pPr>
              <w:spacing w:line="240" w:lineRule="auto"/>
              <w:jc w:val="right"/>
              <w:rPr>
                <w:rFonts w:eastAsia="Times New Roman" w:cs="Times New Roman"/>
                <w:color w:val="auto"/>
                <w:sz w:val="22"/>
                <w:szCs w:val="22"/>
                <w:lang w:eastAsia="en-US"/>
              </w:rPr>
            </w:pPr>
            <w:r w:rsidRPr="000C3B23">
              <w:rPr>
                <w:rFonts w:eastAsia="Times New Roman" w:cs="Times New Roman"/>
                <w:color w:val="auto"/>
                <w:sz w:val="22"/>
                <w:szCs w:val="22"/>
                <w:lang w:eastAsia="en-US"/>
              </w:rPr>
              <w:t>0</w:t>
            </w:r>
          </w:p>
        </w:tc>
        <w:tc>
          <w:tcPr>
            <w:tcW w:w="708" w:type="pct"/>
            <w:shd w:val="clear" w:color="auto" w:fill="FFFFFF" w:themeFill="background1"/>
            <w:noWrap/>
            <w:vAlign w:val="bottom"/>
            <w:hideMark/>
          </w:tcPr>
          <w:p w14:paraId="7F19F47E" w14:textId="77777777" w:rsidR="00083903" w:rsidRPr="000C3B23" w:rsidRDefault="00083903" w:rsidP="00083903">
            <w:pPr>
              <w:spacing w:line="240" w:lineRule="auto"/>
              <w:jc w:val="right"/>
              <w:rPr>
                <w:rFonts w:eastAsia="Times New Roman" w:cs="Times New Roman"/>
                <w:color w:val="auto"/>
                <w:sz w:val="22"/>
                <w:szCs w:val="22"/>
                <w:lang w:eastAsia="en-US"/>
              </w:rPr>
            </w:pPr>
            <w:r w:rsidRPr="000C3B23">
              <w:rPr>
                <w:rFonts w:eastAsia="Times New Roman" w:cs="Times New Roman"/>
                <w:color w:val="auto"/>
                <w:sz w:val="22"/>
                <w:szCs w:val="22"/>
                <w:lang w:eastAsia="en-US"/>
              </w:rPr>
              <w:t>14</w:t>
            </w:r>
          </w:p>
        </w:tc>
        <w:tc>
          <w:tcPr>
            <w:tcW w:w="730" w:type="pct"/>
            <w:shd w:val="clear" w:color="auto" w:fill="FFFFFF" w:themeFill="background1"/>
            <w:noWrap/>
            <w:vAlign w:val="bottom"/>
            <w:hideMark/>
          </w:tcPr>
          <w:p w14:paraId="21C58108" w14:textId="77777777" w:rsidR="00083903" w:rsidRPr="000C3B23" w:rsidRDefault="00083903" w:rsidP="00083903">
            <w:pPr>
              <w:spacing w:line="240" w:lineRule="auto"/>
              <w:jc w:val="right"/>
              <w:rPr>
                <w:rFonts w:eastAsia="Times New Roman" w:cs="Times New Roman"/>
                <w:color w:val="auto"/>
                <w:sz w:val="22"/>
                <w:szCs w:val="22"/>
                <w:lang w:eastAsia="en-US"/>
              </w:rPr>
            </w:pPr>
            <w:r w:rsidRPr="000C3B23">
              <w:rPr>
                <w:rFonts w:eastAsia="Times New Roman" w:cs="Times New Roman"/>
                <w:color w:val="auto"/>
                <w:sz w:val="22"/>
                <w:szCs w:val="22"/>
                <w:lang w:eastAsia="en-US"/>
              </w:rPr>
              <w:t>8</w:t>
            </w:r>
          </w:p>
        </w:tc>
        <w:tc>
          <w:tcPr>
            <w:tcW w:w="693" w:type="pct"/>
            <w:shd w:val="clear" w:color="auto" w:fill="FFFFFF" w:themeFill="background1"/>
            <w:noWrap/>
            <w:vAlign w:val="bottom"/>
            <w:hideMark/>
          </w:tcPr>
          <w:p w14:paraId="30F3E21B" w14:textId="77777777" w:rsidR="00083903" w:rsidRPr="000C3B23" w:rsidRDefault="00083903" w:rsidP="00F7711E">
            <w:pPr>
              <w:keepNext/>
              <w:spacing w:line="240" w:lineRule="auto"/>
              <w:jc w:val="right"/>
              <w:rPr>
                <w:rFonts w:eastAsia="Times New Roman" w:cs="Times New Roman"/>
                <w:color w:val="auto"/>
                <w:sz w:val="22"/>
                <w:szCs w:val="22"/>
                <w:lang w:eastAsia="en-US"/>
              </w:rPr>
            </w:pPr>
            <w:r w:rsidRPr="000C3B23">
              <w:rPr>
                <w:rFonts w:eastAsia="Times New Roman" w:cs="Times New Roman"/>
                <w:color w:val="auto"/>
                <w:sz w:val="22"/>
                <w:szCs w:val="22"/>
                <w:lang w:eastAsia="en-US"/>
              </w:rPr>
              <w:t>0</w:t>
            </w:r>
          </w:p>
        </w:tc>
      </w:tr>
    </w:tbl>
    <w:p w14:paraId="12648559" w14:textId="212AFCC3" w:rsidR="004E2CA4" w:rsidRPr="00534078" w:rsidRDefault="00F7711E" w:rsidP="000055FF">
      <w:pPr>
        <w:pStyle w:val="Caption"/>
        <w:spacing w:after="0"/>
      </w:pPr>
      <w:bookmarkStart w:id="125" w:name="_Toc184609164"/>
      <w:r>
        <w:t xml:space="preserve">Table </w:t>
      </w:r>
      <w:fldSimple w:instr=" SEQ Table \* ARABIC ">
        <w:r w:rsidR="00657F65">
          <w:rPr>
            <w:noProof/>
          </w:rPr>
          <w:t>10</w:t>
        </w:r>
      </w:fldSimple>
      <w:r>
        <w:t>: Gender and Post-Degree Goals</w:t>
      </w:r>
      <w:bookmarkEnd w:id="125"/>
    </w:p>
    <w:p w14:paraId="7469DE8A" w14:textId="77777777" w:rsidR="000055FF" w:rsidRPr="000055FF" w:rsidRDefault="000055FF" w:rsidP="000055FF"/>
    <w:p w14:paraId="35235F21" w14:textId="77777777" w:rsidR="00C17A6F" w:rsidRDefault="007A5EAB">
      <w:pPr>
        <w:spacing w:after="160"/>
        <w:sectPr w:rsidR="00C17A6F" w:rsidSect="00BD1210">
          <w:headerReference w:type="default" r:id="rId51"/>
          <w:pgSz w:w="12240" w:h="15840"/>
          <w:pgMar w:top="720" w:right="720" w:bottom="720" w:left="720" w:header="720" w:footer="720" w:gutter="0"/>
          <w:pgNumType w:chapStyle="9"/>
          <w:cols w:space="720"/>
          <w:docGrid w:linePitch="381"/>
        </w:sectPr>
      </w:pPr>
      <w:r>
        <w:br w:type="page"/>
      </w:r>
    </w:p>
    <w:p w14:paraId="2C918568" w14:textId="69F48CEF" w:rsidR="007A5EAB" w:rsidRDefault="007A5EAB">
      <w:pPr>
        <w:spacing w:after="160"/>
      </w:pPr>
    </w:p>
    <w:p w14:paraId="62AEDE4C" w14:textId="42615F4B" w:rsidR="1D7A98D9" w:rsidRDefault="1D7A98D9" w:rsidP="00B56A30">
      <w:pPr>
        <w:jc w:val="both"/>
      </w:pPr>
      <w:r w:rsidRPr="00534078">
        <w:t>The f</w:t>
      </w:r>
      <w:r w:rsidR="00D3126E">
        <w:t>unction</w:t>
      </w:r>
      <w:r w:rsidRPr="00534078">
        <w:t xml:space="preserve"> used to calculate data in this table is</w:t>
      </w:r>
      <w:r w:rsidR="00D3126E">
        <w:t>:</w:t>
      </w:r>
    </w:p>
    <w:p w14:paraId="28399C44" w14:textId="77777777" w:rsidR="00D3126E" w:rsidRDefault="00D3126E" w:rsidP="00B56A30">
      <w:pPr>
        <w:jc w:val="both"/>
      </w:pPr>
    </w:p>
    <w:p w14:paraId="6A15424D" w14:textId="6E74E76D" w:rsidR="00D51285" w:rsidRPr="00C15F1A" w:rsidRDefault="004B1CD2" w:rsidP="00C15F1A">
      <w:pPr>
        <w:jc w:val="both"/>
        <w:rPr>
          <w:b/>
        </w:rPr>
      </w:pPr>
      <w:r w:rsidRPr="00C15F1A">
        <w:rPr>
          <w:b/>
        </w:rPr>
        <w:t>COUNTIFS</w:t>
      </w:r>
      <w:r w:rsidR="00176C7E">
        <w:rPr>
          <w:b/>
          <w:bCs/>
        </w:rPr>
        <w:t xml:space="preserve"> </w:t>
      </w:r>
      <w:r w:rsidR="001A135F">
        <w:rPr>
          <w:b/>
          <w:bCs/>
        </w:rPr>
        <w:t>:</w:t>
      </w:r>
    </w:p>
    <w:p w14:paraId="64F661EF" w14:textId="77777777" w:rsidR="00D3126E" w:rsidRDefault="00D3126E" w:rsidP="00D3126E">
      <w:pPr>
        <w:pStyle w:val="ListParagraph"/>
        <w:jc w:val="both"/>
      </w:pPr>
    </w:p>
    <w:p w14:paraId="6C224592" w14:textId="244D337D" w:rsidR="00B56A30" w:rsidRDefault="00F21FD8" w:rsidP="00D3126E">
      <w:pPr>
        <w:jc w:val="both"/>
      </w:pPr>
      <w:r w:rsidRPr="00534078">
        <w:t xml:space="preserve">The </w:t>
      </w:r>
      <w:r w:rsidRPr="00534078">
        <w:rPr>
          <w:b/>
          <w:bCs/>
        </w:rPr>
        <w:t>COUNTIFS</w:t>
      </w:r>
      <w:r w:rsidRPr="00534078">
        <w:t xml:space="preserve"> function applies criteria to cells across multiple ranges and counts the number of times all criteria are met</w:t>
      </w:r>
      <w:r w:rsidR="00565A1C">
        <w:t>.</w:t>
      </w:r>
      <w:r w:rsidR="009D3929">
        <w:t>[</w:t>
      </w:r>
      <w:r w:rsidR="00383D86">
        <w:t>2</w:t>
      </w:r>
      <w:r w:rsidR="009D3929">
        <w:t>]</w:t>
      </w:r>
    </w:p>
    <w:p w14:paraId="435022B1" w14:textId="77777777" w:rsidR="0099194B" w:rsidRDefault="0099194B" w:rsidP="00D3126E">
      <w:pPr>
        <w:jc w:val="both"/>
      </w:pPr>
    </w:p>
    <w:p w14:paraId="64D6DA17" w14:textId="79C361B8" w:rsidR="00F21FD8" w:rsidRDefault="00F21FD8" w:rsidP="00F21FD8">
      <w:r>
        <w:t xml:space="preserve">The basic syntax of the </w:t>
      </w:r>
      <w:r w:rsidRPr="00773B5F">
        <w:rPr>
          <w:b/>
          <w:bCs/>
        </w:rPr>
        <w:t>COUNTIFS</w:t>
      </w:r>
      <w:r>
        <w:t xml:space="preserve"> function is:</w:t>
      </w:r>
    </w:p>
    <w:p w14:paraId="21798AC9" w14:textId="5788CFAC" w:rsidR="00F21FD8" w:rsidRDefault="00970451" w:rsidP="00F21FD8">
      <w:r w:rsidRPr="00962E96">
        <w:rPr>
          <w:b/>
          <w:bCs/>
          <w:noProof/>
        </w:rPr>
        <mc:AlternateContent>
          <mc:Choice Requires="wps">
            <w:drawing>
              <wp:anchor distT="0" distB="0" distL="114300" distR="114300" simplePos="0" relativeHeight="251689984" behindDoc="0" locked="0" layoutInCell="1" allowOverlap="1" wp14:anchorId="17A75142" wp14:editId="21177A89">
                <wp:simplePos x="0" y="0"/>
                <wp:positionH relativeFrom="column">
                  <wp:posOffset>591185</wp:posOffset>
                </wp:positionH>
                <wp:positionV relativeFrom="paragraph">
                  <wp:posOffset>180812</wp:posOffset>
                </wp:positionV>
                <wp:extent cx="1828800" cy="1828800"/>
                <wp:effectExtent l="0" t="0" r="26035" b="11430"/>
                <wp:wrapSquare wrapText="bothSides"/>
                <wp:docPr id="206733997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2FF8286" w14:textId="77777777" w:rsidR="00F21FD8" w:rsidRPr="0043092E" w:rsidRDefault="00F21FD8" w:rsidP="00F21FD8">
                            <w:pPr>
                              <w:spacing w:line="240" w:lineRule="auto"/>
                              <w:rPr>
                                <w:b/>
                                <w:bCs/>
                              </w:rPr>
                            </w:pPr>
                            <w:r w:rsidRPr="003E45DC">
                              <w:rPr>
                                <w:b/>
                                <w:bCs/>
                              </w:rPr>
                              <w:t>=</w:t>
                            </w:r>
                            <w:r>
                              <w:rPr>
                                <w:b/>
                                <w:bCs/>
                              </w:rPr>
                              <w:t>COUNTIFS</w:t>
                            </w:r>
                            <w:r w:rsidRPr="003E45DC">
                              <w:rPr>
                                <w:b/>
                                <w:bCs/>
                              </w:rPr>
                              <w:t>(</w:t>
                            </w:r>
                            <w:r w:rsidRPr="00F315DA">
                              <w:rPr>
                                <w:b/>
                                <w:bCs/>
                              </w:rPr>
                              <w:t>criteria_range1, criteria1, [criteria_range2, criteria2]…</w:t>
                            </w:r>
                            <w:r w:rsidRPr="003E45DC">
                              <w:rPr>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A75142" id="_x0000_s1035" type="#_x0000_t202" style="position:absolute;margin-left:46.55pt;margin-top:14.25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Sf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" filled="f" strokeweight=".5pt">
                <v:textbox style="mso-fit-shape-to-text:t">
                  <w:txbxContent>
                    <w:p w14:paraId="42FF8286" w14:textId="77777777" w:rsidR="00F21FD8" w:rsidRPr="0043092E" w:rsidRDefault="00F21FD8" w:rsidP="00F21FD8">
                      <w:pPr>
                        <w:spacing w:line="240" w:lineRule="auto"/>
                        <w:rPr>
                          <w:b/>
                          <w:bCs/>
                        </w:rPr>
                      </w:pPr>
                      <w:r w:rsidRPr="003E45DC">
                        <w:rPr>
                          <w:b/>
                          <w:bCs/>
                        </w:rPr>
                        <w:t>=</w:t>
                      </w:r>
                      <w:r>
                        <w:rPr>
                          <w:b/>
                          <w:bCs/>
                        </w:rPr>
                        <w:t>COUNTIFS</w:t>
                      </w:r>
                      <w:r w:rsidRPr="003E45DC">
                        <w:rPr>
                          <w:b/>
                          <w:bCs/>
                        </w:rPr>
                        <w:t>(</w:t>
                      </w:r>
                      <w:r w:rsidRPr="00F315DA">
                        <w:rPr>
                          <w:b/>
                          <w:bCs/>
                        </w:rPr>
                        <w:t>criteria_range1, criteria1, [criteria_range2, criteria2]…</w:t>
                      </w:r>
                      <w:r w:rsidRPr="003E45DC">
                        <w:rPr>
                          <w:b/>
                          <w:bCs/>
                        </w:rPr>
                        <w:t>)</w:t>
                      </w:r>
                    </w:p>
                  </w:txbxContent>
                </v:textbox>
                <w10:wrap type="square"/>
              </v:shape>
            </w:pict>
          </mc:Fallback>
        </mc:AlternateContent>
      </w:r>
    </w:p>
    <w:p w14:paraId="4ECE001C" w14:textId="5C749C28" w:rsidR="00F21FD8" w:rsidRDefault="00F21FD8" w:rsidP="00F21FD8"/>
    <w:p w14:paraId="5DAFEC91" w14:textId="1D83E77C" w:rsidR="000C3CBC" w:rsidRDefault="00970451" w:rsidP="00970451">
      <w:pPr>
        <w:pStyle w:val="Caption"/>
      </w:pPr>
      <w:bookmarkStart w:id="126" w:name="_Toc184603730"/>
      <w:r>
        <w:t xml:space="preserve">Formula </w:t>
      </w:r>
      <w:fldSimple w:instr=" SEQ Formula \* ARABIC ">
        <w:r w:rsidR="00657F65">
          <w:rPr>
            <w:noProof/>
          </w:rPr>
          <w:t>9</w:t>
        </w:r>
      </w:fldSimple>
      <w:r>
        <w:t xml:space="preserve">: </w:t>
      </w:r>
      <w:r w:rsidRPr="005A6106">
        <w:t xml:space="preserve"> Gender and Post-Degree Goals: COUNTIFS</w:t>
      </w:r>
      <w:r>
        <w:t xml:space="preserve"> - Syntax</w:t>
      </w:r>
      <w:bookmarkEnd w:id="126"/>
    </w:p>
    <w:p w14:paraId="3F17C983" w14:textId="04697B68" w:rsidR="00F21FD8" w:rsidRDefault="00F21FD8" w:rsidP="00F21FD8">
      <w:r w:rsidRPr="00534078">
        <w:t xml:space="preserve">The </w:t>
      </w:r>
      <w:r w:rsidRPr="00534078">
        <w:rPr>
          <w:b/>
          <w:bCs/>
        </w:rPr>
        <w:t xml:space="preserve">COUNTIFS </w:t>
      </w:r>
      <w:r w:rsidRPr="00534078">
        <w:t>function syntax has the following arguments:</w:t>
      </w:r>
    </w:p>
    <w:p w14:paraId="0E9A69A7" w14:textId="77777777" w:rsidR="00F21FD8" w:rsidRPr="00534078" w:rsidRDefault="00F21FD8" w:rsidP="00F21FD8"/>
    <w:p w14:paraId="54D3F4F2" w14:textId="77777777" w:rsidR="00F21FD8" w:rsidRPr="00534078" w:rsidRDefault="00F21FD8" w:rsidP="00B56A30">
      <w:pPr>
        <w:jc w:val="both"/>
        <w:rPr>
          <w:rFonts w:eastAsia="Segoe UI" w:cs="Segoe UI"/>
          <w:color w:val="1E1E1E"/>
        </w:rPr>
      </w:pPr>
      <w:r w:rsidRPr="00534078">
        <w:rPr>
          <w:b/>
          <w:bCs/>
        </w:rPr>
        <w:t>criteria_range1</w:t>
      </w:r>
      <w:r w:rsidRPr="00534078">
        <w:t xml:space="preserve"> (Required): The first range in which to evaluate the associated criteria.</w:t>
      </w:r>
    </w:p>
    <w:p w14:paraId="6268DA7A" w14:textId="77777777" w:rsidR="00F21FD8" w:rsidRDefault="00F21FD8" w:rsidP="00B56A30">
      <w:pPr>
        <w:jc w:val="both"/>
        <w:rPr>
          <w:b/>
          <w:bCs/>
        </w:rPr>
      </w:pPr>
    </w:p>
    <w:p w14:paraId="6B92701B" w14:textId="77777777" w:rsidR="00F21FD8" w:rsidRPr="00534078" w:rsidRDefault="00F21FD8" w:rsidP="00B56A30">
      <w:pPr>
        <w:jc w:val="both"/>
        <w:rPr>
          <w:rFonts w:eastAsia="Segoe UI" w:cs="Segoe UI"/>
          <w:color w:val="1E1E1E"/>
        </w:rPr>
      </w:pPr>
      <w:r w:rsidRPr="00534078">
        <w:rPr>
          <w:b/>
          <w:bCs/>
        </w:rPr>
        <w:t xml:space="preserve">criteria1 </w:t>
      </w:r>
      <w:r w:rsidRPr="00534078">
        <w:t xml:space="preserve">(Required): The criteria in the form of a number, expression, cell reference, or text that define which cells will be counted. </w:t>
      </w:r>
    </w:p>
    <w:p w14:paraId="6BE3AA53" w14:textId="77777777" w:rsidR="00F21FD8" w:rsidRDefault="00F21FD8" w:rsidP="00B56A30">
      <w:pPr>
        <w:jc w:val="both"/>
        <w:rPr>
          <w:b/>
          <w:bCs/>
        </w:rPr>
      </w:pPr>
    </w:p>
    <w:p w14:paraId="180A2F5C" w14:textId="250B2E13" w:rsidR="00F21FD8" w:rsidRDefault="00F21FD8" w:rsidP="00B56A30">
      <w:pPr>
        <w:jc w:val="both"/>
      </w:pPr>
      <w:r w:rsidRPr="00534078">
        <w:rPr>
          <w:b/>
          <w:bCs/>
        </w:rPr>
        <w:t>criteria_range2, criteria2, ...</w:t>
      </w:r>
      <w:r w:rsidRPr="00534078">
        <w:t xml:space="preserve"> (Optional): Additional ranges and their associated criteria. Up to 127 range/criteria pairs are allowed.</w:t>
      </w:r>
    </w:p>
    <w:p w14:paraId="59C7A3FA" w14:textId="77777777" w:rsidR="00F21FD8" w:rsidRDefault="00F21FD8" w:rsidP="00B56A30">
      <w:pPr>
        <w:jc w:val="both"/>
      </w:pPr>
    </w:p>
    <w:p w14:paraId="5AEA9991" w14:textId="77777777" w:rsidR="00F21FD8" w:rsidRDefault="00F21FD8" w:rsidP="00B56A30">
      <w:pPr>
        <w:spacing w:line="240" w:lineRule="auto"/>
        <w:jc w:val="both"/>
        <w:rPr>
          <w:color w:val="242424"/>
        </w:rPr>
      </w:pPr>
      <w:r>
        <w:rPr>
          <w:color w:val="242424"/>
        </w:rPr>
        <w:t xml:space="preserve">Here, we use the COUNTIFS function to count the number of occurrences of distinct values in a row, based on multiple criteria: </w:t>
      </w:r>
    </w:p>
    <w:p w14:paraId="75123128" w14:textId="5E8D608C" w:rsidR="00F21FD8" w:rsidRDefault="003E7853" w:rsidP="00F21FD8">
      <w:pPr>
        <w:spacing w:line="240" w:lineRule="auto"/>
        <w:rPr>
          <w:color w:val="242424"/>
        </w:rPr>
      </w:pPr>
      <w:ins w:id="127" w:author="Suraiya Fathima" w:date="2024-12-06T16:56:00Z">
        <w:r w:rsidRPr="00962E96">
          <w:rPr>
            <w:b/>
            <w:bCs/>
            <w:noProof/>
          </w:rPr>
          <mc:AlternateContent>
            <mc:Choice Requires="wps">
              <w:drawing>
                <wp:anchor distT="0" distB="0" distL="114300" distR="114300" simplePos="0" relativeHeight="251673600" behindDoc="0" locked="0" layoutInCell="1" allowOverlap="1" wp14:anchorId="5558C2C5" wp14:editId="3C846D45">
                  <wp:simplePos x="0" y="0"/>
                  <wp:positionH relativeFrom="column">
                    <wp:posOffset>1699895</wp:posOffset>
                  </wp:positionH>
                  <wp:positionV relativeFrom="paragraph">
                    <wp:posOffset>177002</wp:posOffset>
                  </wp:positionV>
                  <wp:extent cx="1828800" cy="1828800"/>
                  <wp:effectExtent l="0" t="0" r="16510" b="11430"/>
                  <wp:wrapSquare wrapText="bothSides"/>
                  <wp:docPr id="67495140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7862B06" w14:textId="25DD3B8C" w:rsidR="00F21FD8" w:rsidRPr="0043092E" w:rsidRDefault="00F21FD8" w:rsidP="00F21FD8">
                              <w:pPr>
                                <w:spacing w:line="240" w:lineRule="auto"/>
                                <w:rPr>
                                  <w:b/>
                                  <w:bCs/>
                                </w:rPr>
                              </w:pPr>
                              <w:r w:rsidRPr="003E45DC">
                                <w:rPr>
                                  <w:b/>
                                  <w:bCs/>
                                </w:rPr>
                                <w:t>=</w:t>
                              </w:r>
                              <w:r>
                                <w:rPr>
                                  <w:b/>
                                  <w:bCs/>
                                </w:rPr>
                                <w:t>COUNTIFS</w:t>
                              </w:r>
                              <w:r w:rsidRPr="003E45DC">
                                <w:rPr>
                                  <w:b/>
                                  <w:bCs/>
                                </w:rPr>
                                <w:t>(</w:t>
                              </w:r>
                              <w:r>
                                <w:rPr>
                                  <w:b/>
                                  <w:bCs/>
                                </w:rPr>
                                <w:t xml:space="preserve">A2:A57, </w:t>
                              </w:r>
                              <w:r w:rsidR="00904AB7">
                                <w:rPr>
                                  <w:b/>
                                  <w:bCs/>
                                </w:rPr>
                                <w:t>M2</w:t>
                              </w:r>
                              <w:r>
                                <w:rPr>
                                  <w:b/>
                                  <w:bCs/>
                                </w:rPr>
                                <w:t xml:space="preserve">, B2:B57, </w:t>
                              </w:r>
                              <w:r w:rsidR="00904AB7">
                                <w:rPr>
                                  <w:b/>
                                  <w:bCs/>
                                </w:rPr>
                                <w:t>“Yes”</w:t>
                              </w:r>
                              <w:r w:rsidRPr="003E45DC">
                                <w:rPr>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58C2C5" id="_x0000_s1036" type="#_x0000_t202" style="position:absolute;margin-left:133.85pt;margin-top:13.9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" filled="f" strokeweight=".5pt">
                  <v:textbox style="mso-fit-shape-to-text:t">
                    <w:txbxContent>
                      <w:p w14:paraId="17862B06" w14:textId="25DD3B8C" w:rsidR="00F21FD8" w:rsidRPr="0043092E" w:rsidRDefault="00F21FD8" w:rsidP="00F21FD8">
                        <w:pPr>
                          <w:spacing w:line="240" w:lineRule="auto"/>
                          <w:rPr>
                            <w:b/>
                            <w:bCs/>
                          </w:rPr>
                        </w:pPr>
                        <w:r w:rsidRPr="003E45DC">
                          <w:rPr>
                            <w:b/>
                            <w:bCs/>
                          </w:rPr>
                          <w:t>=</w:t>
                        </w:r>
                        <w:r>
                          <w:rPr>
                            <w:b/>
                            <w:bCs/>
                          </w:rPr>
                          <w:t>COUNTIFS</w:t>
                        </w:r>
                        <w:r w:rsidRPr="003E45DC">
                          <w:rPr>
                            <w:b/>
                            <w:bCs/>
                          </w:rPr>
                          <w:t>(</w:t>
                        </w:r>
                        <w:r>
                          <w:rPr>
                            <w:b/>
                            <w:bCs/>
                          </w:rPr>
                          <w:t xml:space="preserve">A2:A57, </w:t>
                        </w:r>
                        <w:r w:rsidR="00904AB7">
                          <w:rPr>
                            <w:b/>
                            <w:bCs/>
                          </w:rPr>
                          <w:t>M2</w:t>
                        </w:r>
                        <w:r>
                          <w:rPr>
                            <w:b/>
                            <w:bCs/>
                          </w:rPr>
                          <w:t xml:space="preserve">, B2:B57, </w:t>
                        </w:r>
                        <w:r w:rsidR="00904AB7">
                          <w:rPr>
                            <w:b/>
                            <w:bCs/>
                          </w:rPr>
                          <w:t>“Yes”</w:t>
                        </w:r>
                        <w:r w:rsidRPr="003E45DC">
                          <w:rPr>
                            <w:b/>
                            <w:bCs/>
                          </w:rPr>
                          <w:t>)</w:t>
                        </w:r>
                      </w:p>
                    </w:txbxContent>
                  </v:textbox>
                  <w10:wrap type="square"/>
                </v:shape>
              </w:pict>
            </mc:Fallback>
          </mc:AlternateContent>
        </w:r>
      </w:ins>
    </w:p>
    <w:p w14:paraId="0E8C8D28" w14:textId="579DDF53" w:rsidR="00AD061B" w:rsidRPr="003E7853" w:rsidRDefault="00AD061B" w:rsidP="003E7853">
      <w:pPr>
        <w:spacing w:after="160"/>
        <w:rPr>
          <w:color w:val="242424"/>
        </w:rPr>
      </w:pPr>
    </w:p>
    <w:p w14:paraId="2747CA5D" w14:textId="26011B1F" w:rsidR="00F21FD8" w:rsidRDefault="003E7853" w:rsidP="003E7853">
      <w:pPr>
        <w:pStyle w:val="Caption"/>
        <w:rPr>
          <w:color w:val="242424"/>
        </w:rPr>
      </w:pPr>
      <w:bookmarkStart w:id="128" w:name="_Toc184603731"/>
      <w:r>
        <w:t xml:space="preserve">Formula </w:t>
      </w:r>
      <w:fldSimple w:instr=" SEQ Formula \* ARABIC ">
        <w:r w:rsidR="00657F65">
          <w:rPr>
            <w:noProof/>
          </w:rPr>
          <w:t>10</w:t>
        </w:r>
      </w:fldSimple>
      <w:r w:rsidRPr="001C117D">
        <w:t>: Gender and Post-Degree Goals: COUNTIFS - Example Usage</w:t>
      </w:r>
      <w:bookmarkEnd w:id="128"/>
      <w:r w:rsidR="00F21FD8">
        <w:rPr>
          <w:color w:val="242424"/>
        </w:rPr>
        <w:br w:type="page"/>
      </w:r>
    </w:p>
    <w:bookmarkStart w:id="129" w:name="_MON_1795040616"/>
    <w:bookmarkEnd w:id="129"/>
    <w:p w14:paraId="62B0A9E1" w14:textId="7C617CAC" w:rsidR="00BF7A8E" w:rsidRPr="005E3849" w:rsidRDefault="008F00A4" w:rsidP="005431D7">
      <w:pPr>
        <w:keepNext/>
        <w:spacing w:line="240" w:lineRule="auto"/>
        <w:jc w:val="center"/>
        <w:rPr>
          <w:color w:val="242424"/>
        </w:rPr>
      </w:pPr>
      <w:r>
        <w:rPr>
          <w:color w:val="242424"/>
        </w:rPr>
        <w:object w:dxaOrig="8308" w:dyaOrig="3063" w14:anchorId="691B523F">
          <v:shape id="_x0000_i18226" type="#_x0000_t75" style="width:412.5pt;height:153.45pt" o:ole="">
            <v:imagedata r:id="rId52" o:title=""/>
          </v:shape>
          <o:OLEObject Type="Embed" ProgID="Excel.Sheet.12" ShapeID="_x0000_i18226" DrawAspect="Content" ObjectID="_1795246966" r:id="rId53"/>
        </w:object>
      </w:r>
    </w:p>
    <w:p w14:paraId="4941BC38" w14:textId="4BAE0CAA" w:rsidR="000055FF" w:rsidRPr="000055FF" w:rsidRDefault="005431D7" w:rsidP="005431D7">
      <w:pPr>
        <w:pStyle w:val="Caption"/>
      </w:pPr>
      <w:bookmarkStart w:id="130" w:name="_Toc184609165"/>
      <w:r>
        <w:t xml:space="preserve">Table </w:t>
      </w:r>
      <w:fldSimple w:instr=" SEQ Table \* ARABIC ">
        <w:r w:rsidR="00657F65">
          <w:rPr>
            <w:noProof/>
          </w:rPr>
          <w:t>11</w:t>
        </w:r>
      </w:fldSimple>
      <w:r>
        <w:t xml:space="preserve">: </w:t>
      </w:r>
      <w:r w:rsidRPr="005D04CA">
        <w:t>Gender and Post-Degree Goals: COUNTIFS – Before</w:t>
      </w:r>
      <w:bookmarkEnd w:id="130"/>
    </w:p>
    <w:p w14:paraId="282CE5E5" w14:textId="17C4112A" w:rsidR="00F21FD8" w:rsidRDefault="00F21FD8" w:rsidP="00CD7735">
      <w:pPr>
        <w:jc w:val="both"/>
      </w:pPr>
      <w:r w:rsidRPr="006360E3">
        <w:t xml:space="preserve">When </w:t>
      </w:r>
      <w:r>
        <w:t xml:space="preserve">COUNTIFS </w:t>
      </w:r>
      <w:r w:rsidRPr="006360E3">
        <w:t xml:space="preserve">function is applied to the range of cells - </w:t>
      </w:r>
      <w:r>
        <w:t>A</w:t>
      </w:r>
      <w:r w:rsidRPr="006360E3">
        <w:t>2</w:t>
      </w:r>
      <w:r w:rsidR="006325E8">
        <w:t xml:space="preserve"> to </w:t>
      </w:r>
      <w:r>
        <w:t>A</w:t>
      </w:r>
      <w:r w:rsidRPr="006360E3">
        <w:t>57</w:t>
      </w:r>
      <w:r>
        <w:t xml:space="preserve"> &amp; B2</w:t>
      </w:r>
      <w:r w:rsidR="006325E8">
        <w:t xml:space="preserve"> to </w:t>
      </w:r>
      <w:r>
        <w:t>B57</w:t>
      </w:r>
      <w:r w:rsidRPr="006360E3">
        <w:t xml:space="preserve">, it scans the range of cells and </w:t>
      </w:r>
      <w:r>
        <w:t xml:space="preserve">counts </w:t>
      </w:r>
      <w:r w:rsidRPr="006360E3">
        <w:t xml:space="preserve">all </w:t>
      </w:r>
      <w:r>
        <w:t>values that satisfy the given criteria.</w:t>
      </w:r>
      <w:r w:rsidR="00CD7735">
        <w:t xml:space="preserve"> </w:t>
      </w:r>
      <w:r>
        <w:t>Then the autofill feature is used to apply the same function across a whole column.</w:t>
      </w:r>
    </w:p>
    <w:p w14:paraId="5D7C3764" w14:textId="77777777" w:rsidR="00F21FD8" w:rsidRDefault="00F21FD8" w:rsidP="00F21FD8"/>
    <w:bookmarkStart w:id="131" w:name="_MON_1795041092"/>
    <w:bookmarkEnd w:id="131"/>
    <w:p w14:paraId="0165CFD3" w14:textId="694F729A" w:rsidR="00F21FD8" w:rsidRDefault="00C941C8" w:rsidP="005431D7">
      <w:pPr>
        <w:keepNext/>
        <w:jc w:val="center"/>
        <w:rPr>
          <w:rFonts w:eastAsia="Segoe UI" w:cs="Segoe UI"/>
          <w:color w:val="1E1E1E"/>
        </w:rPr>
      </w:pPr>
      <w:r w:rsidRPr="00F63A90">
        <w:rPr>
          <w:rFonts w:eastAsia="Segoe UI" w:cs="Segoe UI"/>
          <w:color w:val="1E1E1E"/>
        </w:rPr>
        <w:object w:dxaOrig="7865" w:dyaOrig="1239" w14:anchorId="7337E956">
          <v:shape id="_x0000_i18225" type="#_x0000_t75" style="width:392.85pt;height:62pt" o:ole="">
            <v:imagedata r:id="rId54" o:title=""/>
          </v:shape>
          <o:OLEObject Type="Embed" ProgID="Excel.Sheet.12" ShapeID="_x0000_i18225" DrawAspect="Content" ObjectID="_1795246967" r:id="rId55"/>
        </w:object>
      </w:r>
    </w:p>
    <w:p w14:paraId="1D4691A5" w14:textId="165F8E10" w:rsidR="00F21FD8" w:rsidRDefault="005431D7" w:rsidP="005431D7">
      <w:pPr>
        <w:pStyle w:val="Caption"/>
        <w:rPr>
          <w:rFonts w:eastAsia="Segoe UI" w:cs="Segoe UI"/>
          <w:color w:val="1E1E1E"/>
        </w:rPr>
      </w:pPr>
      <w:bookmarkStart w:id="132" w:name="_Toc184609166"/>
      <w:r>
        <w:t xml:space="preserve">Table </w:t>
      </w:r>
      <w:fldSimple w:instr=" SEQ Table \* ARABIC ">
        <w:r w:rsidR="00657F65">
          <w:rPr>
            <w:noProof/>
          </w:rPr>
          <w:t>12</w:t>
        </w:r>
      </w:fldSimple>
      <w:r w:rsidRPr="0024195F">
        <w:t>: Gender and Post-Degree Goals: COUNTIFS – After</w:t>
      </w:r>
      <w:bookmarkEnd w:id="132"/>
    </w:p>
    <w:p w14:paraId="12430DB4" w14:textId="77777777" w:rsidR="00EA0CF5" w:rsidRDefault="00F21FD8" w:rsidP="009352E1">
      <w:pPr>
        <w:spacing w:line="240" w:lineRule="auto"/>
        <w:jc w:val="both"/>
      </w:pPr>
      <w:r w:rsidRPr="006360E3">
        <w:t>The</w:t>
      </w:r>
      <w:r>
        <w:t xml:space="preserve"> </w:t>
      </w:r>
      <w:r w:rsidRPr="006360E3">
        <w:t xml:space="preserve">values are then displayed as the output in a new column or row depending on how the function is applied. Here the </w:t>
      </w:r>
      <w:r>
        <w:t xml:space="preserve">values are displayed in the new column </w:t>
      </w:r>
      <w:r w:rsidR="008E207D">
        <w:t>N</w:t>
      </w:r>
      <w:r>
        <w:t>.</w:t>
      </w:r>
      <w:r w:rsidR="009352E1">
        <w:t xml:space="preserve"> </w:t>
      </w:r>
      <w:r w:rsidR="1D7A98D9" w:rsidRPr="00534078">
        <w:t>The rest of the table was completed using the auto</w:t>
      </w:r>
      <w:r w:rsidR="25108A20" w:rsidRPr="00534078">
        <w:t>-fill feature</w:t>
      </w:r>
      <w:r w:rsidR="00236BCB">
        <w:t>.</w:t>
      </w:r>
    </w:p>
    <w:p w14:paraId="5BA112A9" w14:textId="76258B7D" w:rsidR="00EA0CF5" w:rsidRPr="009352E1" w:rsidRDefault="00EA0CF5" w:rsidP="009352E1">
      <w:pPr>
        <w:spacing w:line="240" w:lineRule="auto"/>
        <w:jc w:val="both"/>
        <w:rPr>
          <w:color w:val="242424"/>
          <w:sz w:val="22"/>
          <w:szCs w:val="22"/>
        </w:rPr>
        <w:sectPr w:rsidR="00EA0CF5" w:rsidRPr="009352E1" w:rsidSect="00BD1210">
          <w:headerReference w:type="default" r:id="rId56"/>
          <w:pgSz w:w="12240" w:h="15840"/>
          <w:pgMar w:top="720" w:right="720" w:bottom="720" w:left="720" w:header="720" w:footer="720" w:gutter="0"/>
          <w:pgNumType w:chapStyle="9"/>
          <w:cols w:space="720"/>
          <w:docGrid w:linePitch="381"/>
        </w:sectPr>
      </w:pPr>
    </w:p>
    <w:p w14:paraId="7EDCCA72" w14:textId="6B99F3D9" w:rsidR="25108A20" w:rsidRPr="00534078" w:rsidRDefault="25108A20" w:rsidP="009352E1">
      <w:pPr>
        <w:jc w:val="both"/>
        <w:rPr>
          <w:rFonts w:eastAsia="Consolas" w:cs="Consolas"/>
        </w:rPr>
      </w:pPr>
      <w:r w:rsidRPr="00534078">
        <w:lastRenderedPageBreak/>
        <w:t xml:space="preserve">The </w:t>
      </w:r>
      <w:r w:rsidRPr="00534078">
        <w:rPr>
          <w:b/>
          <w:bCs/>
        </w:rPr>
        <w:t xml:space="preserve">COUNTIFS </w:t>
      </w:r>
      <w:r w:rsidRPr="00534078">
        <w:t>function is used here as it applies criteria to cells across multiple ranges and counts the number of times all criteria are met. This allows us to count responses which fulfill multiple criteria, which are in this case gender and response type.</w:t>
      </w:r>
    </w:p>
    <w:p w14:paraId="2ADEBEB7" w14:textId="51552F9F" w:rsidR="008C7F72" w:rsidRDefault="00B2477D" w:rsidP="008C7F72">
      <w:pPr>
        <w:keepNext/>
        <w:jc w:val="center"/>
      </w:pPr>
      <w:r w:rsidRPr="00B2477D">
        <w:rPr>
          <w:noProof/>
          <w:lang w:eastAsia="en-US"/>
        </w:rPr>
        <w:drawing>
          <wp:inline distT="0" distB="0" distL="0" distR="0" wp14:anchorId="604445B5" wp14:editId="4FC90FD0">
            <wp:extent cx="4991100" cy="2817199"/>
            <wp:effectExtent l="0" t="0" r="0" b="2540"/>
            <wp:docPr id="186353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4372" name=""/>
                    <pic:cNvPicPr/>
                  </pic:nvPicPr>
                  <pic:blipFill>
                    <a:blip r:embed="rId57"/>
                    <a:stretch>
                      <a:fillRect/>
                    </a:stretch>
                  </pic:blipFill>
                  <pic:spPr>
                    <a:xfrm>
                      <a:off x="0" y="0"/>
                      <a:ext cx="5002837" cy="2823824"/>
                    </a:xfrm>
                    <a:prstGeom prst="rect">
                      <a:avLst/>
                    </a:prstGeom>
                  </pic:spPr>
                </pic:pic>
              </a:graphicData>
            </a:graphic>
          </wp:inline>
        </w:drawing>
      </w:r>
    </w:p>
    <w:p w14:paraId="7ADBAD02" w14:textId="22BB86C9" w:rsidR="004E2CA4" w:rsidRDefault="008C7F72" w:rsidP="00607002">
      <w:pPr>
        <w:pStyle w:val="Caption"/>
      </w:pPr>
      <w:bookmarkStart w:id="133" w:name="_Toc183686548"/>
      <w:bookmarkStart w:id="134" w:name="_Toc184603685"/>
      <w:r>
        <w:t xml:space="preserve">Figure </w:t>
      </w:r>
      <w:fldSimple w:instr=" SEQ Figure \* ARABIC ">
        <w:r w:rsidR="00657F65">
          <w:rPr>
            <w:noProof/>
          </w:rPr>
          <w:t>3</w:t>
        </w:r>
      </w:fldSimple>
      <w:r>
        <w:t>: Column Chart - Gender and Field of Work</w:t>
      </w:r>
      <w:bookmarkEnd w:id="133"/>
      <w:bookmarkEnd w:id="134"/>
    </w:p>
    <w:p w14:paraId="0C5E0B6A" w14:textId="21A1BD8E" w:rsidR="004E2CA4" w:rsidRPr="003F0E1F" w:rsidRDefault="003F0E1F" w:rsidP="003F0E1F">
      <w:pPr>
        <w:spacing w:after="160"/>
        <w:rPr>
          <w:i/>
          <w:iCs/>
          <w:color w:val="0E2841" w:themeColor="text2"/>
          <w:sz w:val="20"/>
          <w:szCs w:val="20"/>
        </w:rPr>
      </w:pPr>
      <w:r>
        <w:br w:type="page"/>
      </w:r>
    </w:p>
    <w:p w14:paraId="6FB66214" w14:textId="371C56AB" w:rsidR="008C7F72" w:rsidRDefault="003F0E1F" w:rsidP="008C7F72">
      <w:pPr>
        <w:keepNext/>
        <w:jc w:val="center"/>
      </w:pPr>
      <w:r w:rsidRPr="003F0E1F">
        <w:rPr>
          <w:noProof/>
          <w:lang w:eastAsia="en-US"/>
        </w:rPr>
        <w:lastRenderedPageBreak/>
        <w:drawing>
          <wp:inline distT="0" distB="0" distL="0" distR="0" wp14:anchorId="4186776D" wp14:editId="42517C98">
            <wp:extent cx="4629152" cy="3185652"/>
            <wp:effectExtent l="0" t="0" r="0" b="0"/>
            <wp:docPr id="814696103"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96103" name="Picture 1" descr="A graph of a person and person&#10;&#10;Description automatically generated"/>
                    <pic:cNvPicPr/>
                  </pic:nvPicPr>
                  <pic:blipFill>
                    <a:blip r:embed="rId58"/>
                    <a:stretch>
                      <a:fillRect/>
                    </a:stretch>
                  </pic:blipFill>
                  <pic:spPr>
                    <a:xfrm>
                      <a:off x="0" y="0"/>
                      <a:ext cx="4629799" cy="3186097"/>
                    </a:xfrm>
                    <a:prstGeom prst="rect">
                      <a:avLst/>
                    </a:prstGeom>
                  </pic:spPr>
                </pic:pic>
              </a:graphicData>
            </a:graphic>
          </wp:inline>
        </w:drawing>
      </w:r>
    </w:p>
    <w:p w14:paraId="148BF6BD" w14:textId="0DCB6C79" w:rsidR="34A3FD0C" w:rsidRPr="00534078" w:rsidRDefault="008C7F72" w:rsidP="00607002">
      <w:pPr>
        <w:pStyle w:val="Caption"/>
      </w:pPr>
      <w:bookmarkStart w:id="135" w:name="_Toc183686549"/>
      <w:bookmarkStart w:id="136" w:name="_Toc184603686"/>
      <w:r>
        <w:t xml:space="preserve">Figure </w:t>
      </w:r>
      <w:fldSimple w:instr=" SEQ Figure \* ARABIC ">
        <w:r w:rsidR="00657F65">
          <w:rPr>
            <w:noProof/>
          </w:rPr>
          <w:t>4</w:t>
        </w:r>
      </w:fldSimple>
      <w:r>
        <w:t>: Column Chart - Gender and Higher Education</w:t>
      </w:r>
      <w:bookmarkEnd w:id="135"/>
      <w:bookmarkEnd w:id="136"/>
    </w:p>
    <w:p w14:paraId="458F475E" w14:textId="3CCFB216" w:rsidR="004E2CA4" w:rsidRPr="00534078" w:rsidRDefault="18C5C7B9" w:rsidP="009352E1">
      <w:pPr>
        <w:jc w:val="both"/>
      </w:pPr>
      <w:r w:rsidRPr="00534078">
        <w:t xml:space="preserve">The </w:t>
      </w:r>
      <w:r w:rsidRPr="00534078">
        <w:rPr>
          <w:b/>
          <w:bCs/>
        </w:rPr>
        <w:t>clustered column chart</w:t>
      </w:r>
      <w:r w:rsidR="002E7680">
        <w:t xml:space="preserve"> </w:t>
      </w:r>
      <w:r w:rsidRPr="00534078">
        <w:t>type was chosen for both charts because it provides a clear and intuitive way to compare values across different categories, making the data easier to interpret.</w:t>
      </w:r>
      <w:r w:rsidR="00F95497">
        <w:t>[5]</w:t>
      </w:r>
    </w:p>
    <w:p w14:paraId="52568276" w14:textId="77777777" w:rsidR="004E2CA4" w:rsidRPr="00534078" w:rsidRDefault="004E2CA4" w:rsidP="00714C2A"/>
    <w:p w14:paraId="5AEB027E" w14:textId="77777777" w:rsidR="00680B37" w:rsidRDefault="004E2CA4" w:rsidP="00714C2A">
      <w:pPr>
        <w:sectPr w:rsidR="00680B37" w:rsidSect="00BD1210">
          <w:headerReference w:type="default" r:id="rId59"/>
          <w:pgSz w:w="12240" w:h="15840"/>
          <w:pgMar w:top="720" w:right="720" w:bottom="720" w:left="720" w:header="720" w:footer="720" w:gutter="0"/>
          <w:pgNumType w:chapStyle="9"/>
          <w:cols w:space="720"/>
          <w:docGrid w:linePitch="381"/>
        </w:sectPr>
      </w:pPr>
      <w:bookmarkStart w:id="137" w:name="_Toc302047859"/>
      <w:bookmarkStart w:id="138" w:name="_Toc1316641435"/>
      <w:r w:rsidRPr="00534078">
        <w:br w:type="page"/>
      </w:r>
    </w:p>
    <w:p w14:paraId="250F4AF3" w14:textId="72BD511C" w:rsidR="34A3FD0C" w:rsidRPr="00534078" w:rsidRDefault="00B30FBF" w:rsidP="00734C10">
      <w:pPr>
        <w:pStyle w:val="Heading2"/>
      </w:pPr>
      <w:bookmarkStart w:id="139" w:name="_Toc184605918"/>
      <w:r>
        <w:lastRenderedPageBreak/>
        <w:t>3.</w:t>
      </w:r>
      <w:r w:rsidR="00D92B51">
        <w:t>3</w:t>
      </w:r>
      <w:r w:rsidR="00CC180F">
        <w:t xml:space="preserve"> </w:t>
      </w:r>
      <w:r w:rsidR="300A0B1E" w:rsidRPr="00534078">
        <w:t>Correlation Between Gender and External Influence</w:t>
      </w:r>
      <w:bookmarkEnd w:id="137"/>
      <w:bookmarkEnd w:id="138"/>
      <w:bookmarkEnd w:id="139"/>
    </w:p>
    <w:p w14:paraId="7535FC2C" w14:textId="77777777" w:rsidR="00F3296D" w:rsidRPr="00F3296D" w:rsidRDefault="00F3296D" w:rsidP="00F3296D"/>
    <w:p w14:paraId="0C25B0D9" w14:textId="2D6388D4" w:rsidR="0B72FBF0" w:rsidRPr="00534078" w:rsidRDefault="0B72FBF0" w:rsidP="009352E1">
      <w:pPr>
        <w:jc w:val="both"/>
      </w:pPr>
      <w:r w:rsidRPr="00534078">
        <w:t>This topic explores how gender influences the degree to which external factors</w:t>
      </w:r>
      <w:r w:rsidR="7F060A2D" w:rsidRPr="00534078">
        <w:t xml:space="preserve"> </w:t>
      </w:r>
      <w:r w:rsidRPr="00534078">
        <w:t>impact students' choice of degree programs. By analyzing survey data, the study aims to identify any significant gender-based differences in how external influences shape academic decisions, providing insights into the role of gender in educational choices and the potential need for targeted support in career counseling.</w:t>
      </w:r>
    </w:p>
    <w:p w14:paraId="38867B72" w14:textId="6FE9DEAB" w:rsidR="34A3FD0C" w:rsidRPr="00534078" w:rsidRDefault="34A3FD0C" w:rsidP="00714C2A"/>
    <w:p w14:paraId="75A7DFB2" w14:textId="6E418405" w:rsidR="772054DE" w:rsidRPr="00534078" w:rsidRDefault="772054DE" w:rsidP="009352E1">
      <w:pPr>
        <w:jc w:val="both"/>
      </w:pPr>
      <w:r w:rsidRPr="00534078">
        <w:t>To explore this topic, the following questions from the survey were tackled:</w:t>
      </w:r>
    </w:p>
    <w:p w14:paraId="7038979E" w14:textId="1A8185E0" w:rsidR="772054DE" w:rsidRPr="00534078" w:rsidRDefault="772054DE" w:rsidP="00AD464E">
      <w:pPr>
        <w:ind w:firstLine="720"/>
        <w:jc w:val="both"/>
      </w:pPr>
      <w:r w:rsidRPr="00534078">
        <w:t>Was your degree choice influenced by recommendations from others?</w:t>
      </w:r>
    </w:p>
    <w:p w14:paraId="347B1CDB" w14:textId="60C6122D" w:rsidR="772054DE" w:rsidRPr="00534078" w:rsidRDefault="772054DE" w:rsidP="00AD464E">
      <w:pPr>
        <w:pStyle w:val="ListParagraph"/>
        <w:jc w:val="both"/>
      </w:pPr>
      <w:r w:rsidRPr="00534078">
        <w:t>Did you consider any alternative degree programs?</w:t>
      </w:r>
    </w:p>
    <w:p w14:paraId="0DDD40E0" w14:textId="42855372" w:rsidR="34A3FD0C" w:rsidRPr="00534078" w:rsidRDefault="34A3FD0C" w:rsidP="009352E1">
      <w:pPr>
        <w:jc w:val="both"/>
      </w:pPr>
    </w:p>
    <w:p w14:paraId="0D40E126" w14:textId="4423B677" w:rsidR="772054DE" w:rsidRDefault="772054DE" w:rsidP="009352E1">
      <w:pPr>
        <w:jc w:val="both"/>
      </w:pPr>
      <w:r w:rsidRPr="00534078">
        <w:t>The responses for these questions were summarized in a table using</w:t>
      </w:r>
      <w:r w:rsidR="527471F8" w:rsidRPr="00534078">
        <w:t xml:space="preserve"> </w:t>
      </w:r>
      <w:r w:rsidRPr="00534078">
        <w:t>formulas:</w:t>
      </w:r>
    </w:p>
    <w:p w14:paraId="0785E5AE" w14:textId="77777777" w:rsidR="00FC15A4" w:rsidRPr="00534078" w:rsidRDefault="00FC15A4" w:rsidP="00714C2A"/>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bottom w:w="15" w:type="dxa"/>
        </w:tblCellMar>
        <w:tblLook w:val="04A0" w:firstRow="1" w:lastRow="0" w:firstColumn="1" w:lastColumn="0" w:noHBand="0" w:noVBand="1"/>
      </w:tblPr>
      <w:tblGrid>
        <w:gridCol w:w="1079"/>
        <w:gridCol w:w="2356"/>
        <w:gridCol w:w="2340"/>
        <w:gridCol w:w="1890"/>
        <w:gridCol w:w="1890"/>
      </w:tblGrid>
      <w:tr w:rsidR="00FC15A4" w:rsidRPr="00FC15A4" w14:paraId="66C743DD" w14:textId="77777777" w:rsidTr="00B4367C">
        <w:trPr>
          <w:trHeight w:val="1037"/>
          <w:jc w:val="center"/>
        </w:trPr>
        <w:tc>
          <w:tcPr>
            <w:tcW w:w="1079" w:type="dxa"/>
            <w:shd w:val="clear" w:color="auto" w:fill="FFFFFF" w:themeFill="background1"/>
            <w:noWrap/>
            <w:vAlign w:val="bottom"/>
            <w:hideMark/>
          </w:tcPr>
          <w:p w14:paraId="40BEBD9A" w14:textId="77777777" w:rsidR="00FC15A4" w:rsidRPr="00B4367C" w:rsidRDefault="00FC15A4" w:rsidP="00FC15A4">
            <w:pPr>
              <w:spacing w:line="240" w:lineRule="auto"/>
              <w:jc w:val="right"/>
              <w:rPr>
                <w:rFonts w:eastAsia="Times New Roman" w:cs="Times New Roman"/>
                <w:b/>
                <w:bCs/>
                <w:color w:val="000000"/>
                <w:sz w:val="22"/>
                <w:szCs w:val="22"/>
                <w:lang w:eastAsia="en-US"/>
              </w:rPr>
            </w:pPr>
            <w:r w:rsidRPr="00B4367C">
              <w:rPr>
                <w:rFonts w:eastAsia="Times New Roman" w:cs="Times New Roman"/>
                <w:b/>
                <w:bCs/>
                <w:color w:val="000000"/>
                <w:sz w:val="22"/>
                <w:szCs w:val="22"/>
                <w:lang w:eastAsia="en-US"/>
              </w:rPr>
              <w:t>Gender</w:t>
            </w:r>
          </w:p>
        </w:tc>
        <w:tc>
          <w:tcPr>
            <w:tcW w:w="2356" w:type="dxa"/>
            <w:shd w:val="clear" w:color="auto" w:fill="FFFFFF" w:themeFill="background1"/>
            <w:noWrap/>
            <w:vAlign w:val="bottom"/>
            <w:hideMark/>
          </w:tcPr>
          <w:p w14:paraId="707C8C11" w14:textId="77777777" w:rsidR="00FC15A4" w:rsidRPr="00B4367C" w:rsidRDefault="00FC15A4" w:rsidP="00FC15A4">
            <w:pPr>
              <w:spacing w:line="240" w:lineRule="auto"/>
              <w:jc w:val="right"/>
              <w:rPr>
                <w:rFonts w:eastAsia="Times New Roman" w:cs="Times New Roman"/>
                <w:b/>
                <w:bCs/>
                <w:color w:val="000000"/>
                <w:sz w:val="22"/>
                <w:szCs w:val="22"/>
                <w:lang w:eastAsia="en-US"/>
              </w:rPr>
            </w:pPr>
            <w:r w:rsidRPr="00B4367C">
              <w:rPr>
                <w:rFonts w:eastAsia="Times New Roman" w:cs="Times New Roman"/>
                <w:b/>
                <w:bCs/>
                <w:color w:val="000000"/>
                <w:sz w:val="22"/>
                <w:szCs w:val="22"/>
                <w:lang w:eastAsia="en-US"/>
              </w:rPr>
              <w:t>Was your degree choice influenced by recommendations from others? YES</w:t>
            </w:r>
          </w:p>
        </w:tc>
        <w:tc>
          <w:tcPr>
            <w:tcW w:w="2340" w:type="dxa"/>
            <w:shd w:val="clear" w:color="auto" w:fill="FFFFFF" w:themeFill="background1"/>
            <w:noWrap/>
            <w:vAlign w:val="bottom"/>
            <w:hideMark/>
          </w:tcPr>
          <w:p w14:paraId="7516612F" w14:textId="77777777" w:rsidR="00FC15A4" w:rsidRPr="00B4367C" w:rsidRDefault="00FC15A4" w:rsidP="00FC15A4">
            <w:pPr>
              <w:spacing w:line="240" w:lineRule="auto"/>
              <w:jc w:val="right"/>
              <w:rPr>
                <w:rFonts w:eastAsia="Times New Roman" w:cs="Times New Roman"/>
                <w:b/>
                <w:bCs/>
                <w:color w:val="000000"/>
                <w:sz w:val="22"/>
                <w:szCs w:val="22"/>
                <w:lang w:eastAsia="en-US"/>
              </w:rPr>
            </w:pPr>
            <w:r w:rsidRPr="00B4367C">
              <w:rPr>
                <w:rFonts w:eastAsia="Times New Roman" w:cs="Times New Roman"/>
                <w:b/>
                <w:bCs/>
                <w:color w:val="000000"/>
                <w:sz w:val="22"/>
                <w:szCs w:val="22"/>
                <w:lang w:eastAsia="en-US"/>
              </w:rPr>
              <w:t>Was your degree choice influenced by recommendations from others? NO</w:t>
            </w:r>
          </w:p>
        </w:tc>
        <w:tc>
          <w:tcPr>
            <w:tcW w:w="1890" w:type="dxa"/>
            <w:shd w:val="clear" w:color="auto" w:fill="FFFFFF" w:themeFill="background1"/>
            <w:noWrap/>
            <w:vAlign w:val="bottom"/>
            <w:hideMark/>
          </w:tcPr>
          <w:p w14:paraId="769B2F66" w14:textId="77777777" w:rsidR="00FC15A4" w:rsidRPr="00B4367C" w:rsidRDefault="00FC15A4" w:rsidP="00FC15A4">
            <w:pPr>
              <w:spacing w:line="240" w:lineRule="auto"/>
              <w:jc w:val="right"/>
              <w:rPr>
                <w:rFonts w:eastAsia="Times New Roman" w:cs="Times New Roman"/>
                <w:b/>
                <w:bCs/>
                <w:color w:val="000000"/>
                <w:sz w:val="22"/>
                <w:szCs w:val="22"/>
                <w:lang w:eastAsia="en-US"/>
              </w:rPr>
            </w:pPr>
            <w:r w:rsidRPr="00B4367C">
              <w:rPr>
                <w:rFonts w:eastAsia="Times New Roman" w:cs="Times New Roman"/>
                <w:b/>
                <w:bCs/>
                <w:color w:val="000000"/>
                <w:sz w:val="22"/>
                <w:szCs w:val="22"/>
                <w:lang w:eastAsia="en-US"/>
              </w:rPr>
              <w:t>Did you consider any alternative degree programs? YES</w:t>
            </w:r>
          </w:p>
        </w:tc>
        <w:tc>
          <w:tcPr>
            <w:tcW w:w="1890" w:type="dxa"/>
            <w:shd w:val="clear" w:color="auto" w:fill="FFFFFF" w:themeFill="background1"/>
            <w:noWrap/>
            <w:vAlign w:val="bottom"/>
            <w:hideMark/>
          </w:tcPr>
          <w:p w14:paraId="3A76487A" w14:textId="77777777" w:rsidR="00FC15A4" w:rsidRPr="00B4367C" w:rsidRDefault="00FC15A4" w:rsidP="00FC15A4">
            <w:pPr>
              <w:spacing w:line="240" w:lineRule="auto"/>
              <w:jc w:val="right"/>
              <w:rPr>
                <w:rFonts w:eastAsia="Times New Roman" w:cs="Times New Roman"/>
                <w:b/>
                <w:bCs/>
                <w:color w:val="000000"/>
                <w:sz w:val="22"/>
                <w:szCs w:val="22"/>
                <w:lang w:eastAsia="en-US"/>
              </w:rPr>
            </w:pPr>
            <w:r w:rsidRPr="00B4367C">
              <w:rPr>
                <w:rFonts w:eastAsia="Times New Roman" w:cs="Times New Roman"/>
                <w:b/>
                <w:bCs/>
                <w:color w:val="000000"/>
                <w:sz w:val="22"/>
                <w:szCs w:val="22"/>
                <w:lang w:eastAsia="en-US"/>
              </w:rPr>
              <w:t>Did you consider any alternative degree programs? NO</w:t>
            </w:r>
          </w:p>
        </w:tc>
      </w:tr>
      <w:tr w:rsidR="00FC15A4" w:rsidRPr="00FC15A4" w14:paraId="720894BD" w14:textId="77777777" w:rsidTr="00B4367C">
        <w:trPr>
          <w:trHeight w:val="300"/>
          <w:jc w:val="center"/>
        </w:trPr>
        <w:tc>
          <w:tcPr>
            <w:tcW w:w="1079" w:type="dxa"/>
            <w:shd w:val="clear" w:color="auto" w:fill="FFFFFF" w:themeFill="background1"/>
            <w:noWrap/>
            <w:vAlign w:val="bottom"/>
            <w:hideMark/>
          </w:tcPr>
          <w:p w14:paraId="0583636F" w14:textId="77777777" w:rsidR="00FC15A4" w:rsidRPr="00B4367C" w:rsidRDefault="00FC15A4" w:rsidP="00FC15A4">
            <w:pPr>
              <w:spacing w:line="240" w:lineRule="auto"/>
              <w:jc w:val="right"/>
              <w:rPr>
                <w:rFonts w:eastAsia="Times New Roman" w:cs="Times New Roman"/>
                <w:color w:val="000000"/>
                <w:sz w:val="22"/>
                <w:szCs w:val="22"/>
                <w:lang w:eastAsia="en-US"/>
              </w:rPr>
            </w:pPr>
            <w:r w:rsidRPr="00B4367C">
              <w:rPr>
                <w:rFonts w:eastAsia="Times New Roman" w:cs="Times New Roman"/>
                <w:color w:val="000000"/>
                <w:sz w:val="22"/>
                <w:szCs w:val="22"/>
                <w:lang w:eastAsia="en-US"/>
              </w:rPr>
              <w:t>Male</w:t>
            </w:r>
          </w:p>
        </w:tc>
        <w:tc>
          <w:tcPr>
            <w:tcW w:w="2356" w:type="dxa"/>
            <w:shd w:val="clear" w:color="auto" w:fill="FFFFFF" w:themeFill="background1"/>
            <w:noWrap/>
            <w:vAlign w:val="bottom"/>
            <w:hideMark/>
          </w:tcPr>
          <w:p w14:paraId="1C8A4D41" w14:textId="77777777" w:rsidR="00FC15A4" w:rsidRPr="00B4367C" w:rsidRDefault="00FC15A4" w:rsidP="00FC15A4">
            <w:pPr>
              <w:spacing w:line="240" w:lineRule="auto"/>
              <w:jc w:val="right"/>
              <w:rPr>
                <w:rFonts w:eastAsia="Times New Roman" w:cs="Times New Roman"/>
                <w:color w:val="000000"/>
                <w:sz w:val="22"/>
                <w:szCs w:val="22"/>
                <w:lang w:eastAsia="en-US"/>
              </w:rPr>
            </w:pPr>
            <w:r w:rsidRPr="00B4367C">
              <w:rPr>
                <w:rFonts w:eastAsia="Times New Roman" w:cs="Times New Roman"/>
                <w:color w:val="000000"/>
                <w:sz w:val="22"/>
                <w:szCs w:val="22"/>
                <w:lang w:eastAsia="en-US"/>
              </w:rPr>
              <w:t>13</w:t>
            </w:r>
          </w:p>
        </w:tc>
        <w:tc>
          <w:tcPr>
            <w:tcW w:w="2340" w:type="dxa"/>
            <w:shd w:val="clear" w:color="auto" w:fill="FFFFFF" w:themeFill="background1"/>
            <w:noWrap/>
            <w:vAlign w:val="bottom"/>
            <w:hideMark/>
          </w:tcPr>
          <w:p w14:paraId="00C2655F" w14:textId="77777777" w:rsidR="00FC15A4" w:rsidRPr="00B4367C" w:rsidRDefault="00FC15A4" w:rsidP="00FC15A4">
            <w:pPr>
              <w:spacing w:line="240" w:lineRule="auto"/>
              <w:jc w:val="right"/>
              <w:rPr>
                <w:rFonts w:eastAsia="Times New Roman" w:cs="Times New Roman"/>
                <w:color w:val="000000"/>
                <w:sz w:val="22"/>
                <w:szCs w:val="22"/>
                <w:lang w:eastAsia="en-US"/>
              </w:rPr>
            </w:pPr>
            <w:r w:rsidRPr="00B4367C">
              <w:rPr>
                <w:rFonts w:eastAsia="Times New Roman" w:cs="Times New Roman"/>
                <w:color w:val="000000"/>
                <w:sz w:val="22"/>
                <w:szCs w:val="22"/>
                <w:lang w:eastAsia="en-US"/>
              </w:rPr>
              <w:t>21</w:t>
            </w:r>
          </w:p>
        </w:tc>
        <w:tc>
          <w:tcPr>
            <w:tcW w:w="1890" w:type="dxa"/>
            <w:shd w:val="clear" w:color="auto" w:fill="FFFFFF" w:themeFill="background1"/>
            <w:noWrap/>
            <w:vAlign w:val="bottom"/>
            <w:hideMark/>
          </w:tcPr>
          <w:p w14:paraId="3CB7AE2D" w14:textId="77777777" w:rsidR="00FC15A4" w:rsidRPr="00B4367C" w:rsidRDefault="00FC15A4" w:rsidP="00FC15A4">
            <w:pPr>
              <w:spacing w:line="240" w:lineRule="auto"/>
              <w:jc w:val="right"/>
              <w:rPr>
                <w:rFonts w:eastAsia="Times New Roman" w:cs="Times New Roman"/>
                <w:color w:val="000000"/>
                <w:sz w:val="22"/>
                <w:szCs w:val="22"/>
                <w:lang w:eastAsia="en-US"/>
              </w:rPr>
            </w:pPr>
            <w:r w:rsidRPr="00B4367C">
              <w:rPr>
                <w:rFonts w:eastAsia="Times New Roman" w:cs="Times New Roman"/>
                <w:color w:val="000000"/>
                <w:sz w:val="22"/>
                <w:szCs w:val="22"/>
                <w:lang w:eastAsia="en-US"/>
              </w:rPr>
              <w:t>16</w:t>
            </w:r>
          </w:p>
        </w:tc>
        <w:tc>
          <w:tcPr>
            <w:tcW w:w="1890" w:type="dxa"/>
            <w:shd w:val="clear" w:color="auto" w:fill="FFFFFF" w:themeFill="background1"/>
            <w:noWrap/>
            <w:vAlign w:val="bottom"/>
            <w:hideMark/>
          </w:tcPr>
          <w:p w14:paraId="6DA1C4D2" w14:textId="77777777" w:rsidR="00FC15A4" w:rsidRPr="00B4367C" w:rsidRDefault="00FC15A4" w:rsidP="00FC15A4">
            <w:pPr>
              <w:spacing w:line="240" w:lineRule="auto"/>
              <w:jc w:val="right"/>
              <w:rPr>
                <w:rFonts w:eastAsia="Times New Roman" w:cs="Times New Roman"/>
                <w:color w:val="000000"/>
                <w:sz w:val="22"/>
                <w:szCs w:val="22"/>
                <w:lang w:eastAsia="en-US"/>
              </w:rPr>
            </w:pPr>
            <w:r w:rsidRPr="00B4367C">
              <w:rPr>
                <w:rFonts w:eastAsia="Times New Roman" w:cs="Times New Roman"/>
                <w:color w:val="000000"/>
                <w:sz w:val="22"/>
                <w:szCs w:val="22"/>
                <w:lang w:eastAsia="en-US"/>
              </w:rPr>
              <w:t>18</w:t>
            </w:r>
          </w:p>
        </w:tc>
      </w:tr>
      <w:tr w:rsidR="00FC15A4" w:rsidRPr="00FC15A4" w14:paraId="0F03ACC6" w14:textId="77777777" w:rsidTr="00B4367C">
        <w:trPr>
          <w:trHeight w:val="300"/>
          <w:jc w:val="center"/>
        </w:trPr>
        <w:tc>
          <w:tcPr>
            <w:tcW w:w="1079" w:type="dxa"/>
            <w:shd w:val="clear" w:color="auto" w:fill="FFFFFF" w:themeFill="background1"/>
            <w:noWrap/>
            <w:vAlign w:val="bottom"/>
            <w:hideMark/>
          </w:tcPr>
          <w:p w14:paraId="4E3EF897" w14:textId="77777777" w:rsidR="00FC15A4" w:rsidRPr="00B4367C" w:rsidRDefault="00FC15A4" w:rsidP="00FC15A4">
            <w:pPr>
              <w:spacing w:line="240" w:lineRule="auto"/>
              <w:jc w:val="right"/>
              <w:rPr>
                <w:rFonts w:eastAsia="Times New Roman" w:cs="Times New Roman"/>
                <w:color w:val="000000"/>
                <w:sz w:val="22"/>
                <w:szCs w:val="22"/>
                <w:lang w:eastAsia="en-US"/>
              </w:rPr>
            </w:pPr>
            <w:r w:rsidRPr="00B4367C">
              <w:rPr>
                <w:rFonts w:eastAsia="Times New Roman" w:cs="Times New Roman"/>
                <w:color w:val="000000"/>
                <w:sz w:val="22"/>
                <w:szCs w:val="22"/>
                <w:lang w:eastAsia="en-US"/>
              </w:rPr>
              <w:t>Female</w:t>
            </w:r>
          </w:p>
        </w:tc>
        <w:tc>
          <w:tcPr>
            <w:tcW w:w="2356" w:type="dxa"/>
            <w:shd w:val="clear" w:color="auto" w:fill="FFFFFF" w:themeFill="background1"/>
            <w:noWrap/>
            <w:vAlign w:val="bottom"/>
            <w:hideMark/>
          </w:tcPr>
          <w:p w14:paraId="60D3A247" w14:textId="77777777" w:rsidR="00FC15A4" w:rsidRPr="00B4367C" w:rsidRDefault="00FC15A4" w:rsidP="00FC15A4">
            <w:pPr>
              <w:spacing w:line="240" w:lineRule="auto"/>
              <w:jc w:val="right"/>
              <w:rPr>
                <w:rFonts w:eastAsia="Times New Roman" w:cs="Times New Roman"/>
                <w:color w:val="000000"/>
                <w:sz w:val="22"/>
                <w:szCs w:val="22"/>
                <w:lang w:eastAsia="en-US"/>
              </w:rPr>
            </w:pPr>
            <w:r w:rsidRPr="00B4367C">
              <w:rPr>
                <w:rFonts w:eastAsia="Times New Roman" w:cs="Times New Roman"/>
                <w:color w:val="000000"/>
                <w:sz w:val="22"/>
                <w:szCs w:val="22"/>
                <w:lang w:eastAsia="en-US"/>
              </w:rPr>
              <w:t>13</w:t>
            </w:r>
          </w:p>
        </w:tc>
        <w:tc>
          <w:tcPr>
            <w:tcW w:w="2340" w:type="dxa"/>
            <w:shd w:val="clear" w:color="auto" w:fill="FFFFFF" w:themeFill="background1"/>
            <w:noWrap/>
            <w:vAlign w:val="bottom"/>
            <w:hideMark/>
          </w:tcPr>
          <w:p w14:paraId="32056D70" w14:textId="77777777" w:rsidR="00FC15A4" w:rsidRPr="00B4367C" w:rsidRDefault="00FC15A4" w:rsidP="00FC15A4">
            <w:pPr>
              <w:spacing w:line="240" w:lineRule="auto"/>
              <w:jc w:val="right"/>
              <w:rPr>
                <w:rFonts w:eastAsia="Times New Roman" w:cs="Times New Roman"/>
                <w:color w:val="000000"/>
                <w:sz w:val="22"/>
                <w:szCs w:val="22"/>
                <w:lang w:eastAsia="en-US"/>
              </w:rPr>
            </w:pPr>
            <w:r w:rsidRPr="00B4367C">
              <w:rPr>
                <w:rFonts w:eastAsia="Times New Roman" w:cs="Times New Roman"/>
                <w:color w:val="000000"/>
                <w:sz w:val="22"/>
                <w:szCs w:val="22"/>
                <w:lang w:eastAsia="en-US"/>
              </w:rPr>
              <w:t>9</w:t>
            </w:r>
          </w:p>
        </w:tc>
        <w:tc>
          <w:tcPr>
            <w:tcW w:w="1890" w:type="dxa"/>
            <w:shd w:val="clear" w:color="auto" w:fill="FFFFFF" w:themeFill="background1"/>
            <w:noWrap/>
            <w:vAlign w:val="bottom"/>
            <w:hideMark/>
          </w:tcPr>
          <w:p w14:paraId="15442DE4" w14:textId="77777777" w:rsidR="00FC15A4" w:rsidRPr="00B4367C" w:rsidRDefault="00FC15A4" w:rsidP="00FC15A4">
            <w:pPr>
              <w:spacing w:line="240" w:lineRule="auto"/>
              <w:jc w:val="right"/>
              <w:rPr>
                <w:rFonts w:eastAsia="Times New Roman" w:cs="Times New Roman"/>
                <w:color w:val="000000"/>
                <w:sz w:val="22"/>
                <w:szCs w:val="22"/>
                <w:lang w:eastAsia="en-US"/>
              </w:rPr>
            </w:pPr>
            <w:r w:rsidRPr="00B4367C">
              <w:rPr>
                <w:rFonts w:eastAsia="Times New Roman" w:cs="Times New Roman"/>
                <w:color w:val="000000"/>
                <w:sz w:val="22"/>
                <w:szCs w:val="22"/>
                <w:lang w:eastAsia="en-US"/>
              </w:rPr>
              <w:t>13</w:t>
            </w:r>
          </w:p>
        </w:tc>
        <w:tc>
          <w:tcPr>
            <w:tcW w:w="1890" w:type="dxa"/>
            <w:shd w:val="clear" w:color="auto" w:fill="FFFFFF" w:themeFill="background1"/>
            <w:noWrap/>
            <w:vAlign w:val="bottom"/>
            <w:hideMark/>
          </w:tcPr>
          <w:p w14:paraId="73A15340" w14:textId="77777777" w:rsidR="00FC15A4" w:rsidRPr="00B4367C" w:rsidRDefault="00FC15A4" w:rsidP="005431D7">
            <w:pPr>
              <w:keepNext/>
              <w:spacing w:line="240" w:lineRule="auto"/>
              <w:jc w:val="right"/>
              <w:rPr>
                <w:rFonts w:eastAsia="Times New Roman" w:cs="Times New Roman"/>
                <w:color w:val="000000"/>
                <w:sz w:val="22"/>
                <w:szCs w:val="22"/>
                <w:lang w:eastAsia="en-US"/>
              </w:rPr>
            </w:pPr>
            <w:r w:rsidRPr="00B4367C">
              <w:rPr>
                <w:rFonts w:eastAsia="Times New Roman" w:cs="Times New Roman"/>
                <w:color w:val="000000"/>
                <w:sz w:val="22"/>
                <w:szCs w:val="22"/>
                <w:lang w:eastAsia="en-US"/>
              </w:rPr>
              <w:t>9</w:t>
            </w:r>
          </w:p>
        </w:tc>
      </w:tr>
    </w:tbl>
    <w:p w14:paraId="0145AC82" w14:textId="102E3735" w:rsidR="00110279" w:rsidRDefault="005431D7" w:rsidP="005431D7">
      <w:pPr>
        <w:pStyle w:val="Caption"/>
      </w:pPr>
      <w:bookmarkStart w:id="140" w:name="_Toc184609167"/>
      <w:r>
        <w:t xml:space="preserve">Table </w:t>
      </w:r>
      <w:fldSimple w:instr=" SEQ Table \* ARABIC ">
        <w:r w:rsidR="00657F65">
          <w:rPr>
            <w:noProof/>
          </w:rPr>
          <w:t>13</w:t>
        </w:r>
      </w:fldSimple>
      <w:r w:rsidRPr="007D5D7A">
        <w:t>: Gender and External Influence</w:t>
      </w:r>
      <w:bookmarkEnd w:id="140"/>
    </w:p>
    <w:p w14:paraId="25FF0161" w14:textId="35C27D17" w:rsidR="00B4367C" w:rsidRDefault="00B4367C" w:rsidP="009352E1">
      <w:pPr>
        <w:jc w:val="both"/>
      </w:pPr>
      <w:r w:rsidRPr="00534078">
        <w:t>The formula used to calculate data in this table is</w:t>
      </w:r>
    </w:p>
    <w:p w14:paraId="42E4B404" w14:textId="0DD66FC5" w:rsidR="00B4367C" w:rsidRPr="00732669" w:rsidRDefault="00B4367C" w:rsidP="00732669">
      <w:pPr>
        <w:jc w:val="both"/>
        <w:rPr>
          <w:b/>
        </w:rPr>
      </w:pPr>
      <w:r w:rsidRPr="00732669">
        <w:rPr>
          <w:b/>
        </w:rPr>
        <w:t>COUNTIFS</w:t>
      </w:r>
      <w:r w:rsidR="00732669">
        <w:rPr>
          <w:b/>
          <w:bCs/>
        </w:rPr>
        <w:t xml:space="preserve"> :</w:t>
      </w:r>
    </w:p>
    <w:p w14:paraId="2889443A" w14:textId="77777777" w:rsidR="006C0AC0" w:rsidRDefault="006C0AC0" w:rsidP="006C0AC0">
      <w:pPr>
        <w:pStyle w:val="ListParagraph"/>
        <w:jc w:val="both"/>
      </w:pPr>
    </w:p>
    <w:p w14:paraId="5ADAC5C2" w14:textId="18B6BA56" w:rsidR="00B4367C" w:rsidRDefault="00B4367C" w:rsidP="009352E1">
      <w:pPr>
        <w:jc w:val="both"/>
      </w:pPr>
      <w:r w:rsidRPr="00534078">
        <w:t xml:space="preserve">The </w:t>
      </w:r>
      <w:r w:rsidRPr="00534078">
        <w:rPr>
          <w:b/>
          <w:bCs/>
        </w:rPr>
        <w:t>COUNTIFS</w:t>
      </w:r>
      <w:r w:rsidRPr="00534078">
        <w:t xml:space="preserve"> function applies criteria to cells across multiple ranges and counts the number of times all criteria are met</w:t>
      </w:r>
      <w:r w:rsidR="002B44A7">
        <w:t>.</w:t>
      </w:r>
      <w:r w:rsidR="00383D86">
        <w:t>[2]</w:t>
      </w:r>
    </w:p>
    <w:p w14:paraId="13B49981" w14:textId="77777777" w:rsidR="005F0A2A" w:rsidRDefault="005F0A2A" w:rsidP="009352E1">
      <w:pPr>
        <w:jc w:val="both"/>
        <w:sectPr w:rsidR="005F0A2A" w:rsidSect="00BD1210">
          <w:headerReference w:type="default" r:id="rId60"/>
          <w:pgSz w:w="12240" w:h="15840"/>
          <w:pgMar w:top="720" w:right="720" w:bottom="720" w:left="720" w:header="720" w:footer="720" w:gutter="0"/>
          <w:pgNumType w:chapStyle="9"/>
          <w:cols w:space="720"/>
          <w:docGrid w:linePitch="381"/>
        </w:sectPr>
      </w:pPr>
    </w:p>
    <w:p w14:paraId="08322B59" w14:textId="6A86F8A0" w:rsidR="00B4367C" w:rsidRDefault="00B4367C" w:rsidP="00B4367C">
      <w:r>
        <w:lastRenderedPageBreak/>
        <w:t xml:space="preserve">The basic syntax of the </w:t>
      </w:r>
      <w:r w:rsidRPr="00773B5F">
        <w:rPr>
          <w:b/>
          <w:bCs/>
        </w:rPr>
        <w:t>COUNTIFS</w:t>
      </w:r>
      <w:r>
        <w:t xml:space="preserve"> function is:</w:t>
      </w:r>
    </w:p>
    <w:p w14:paraId="07B5B89F" w14:textId="33BA01AD" w:rsidR="00B4367C" w:rsidRDefault="006F738B" w:rsidP="00B4367C">
      <w:ins w:id="141" w:author="Suraiya Fathima" w:date="2024-12-06T16:56:00Z">
        <w:r w:rsidRPr="00962E96">
          <w:rPr>
            <w:b/>
            <w:bCs/>
            <w:noProof/>
          </w:rPr>
          <mc:AlternateContent>
            <mc:Choice Requires="wps">
              <w:drawing>
                <wp:anchor distT="0" distB="0" distL="114300" distR="114300" simplePos="0" relativeHeight="251722752" behindDoc="0" locked="0" layoutInCell="1" allowOverlap="1" wp14:anchorId="7D8FBD34" wp14:editId="454B2F8B">
                  <wp:simplePos x="0" y="0"/>
                  <wp:positionH relativeFrom="column">
                    <wp:posOffset>591185</wp:posOffset>
                  </wp:positionH>
                  <wp:positionV relativeFrom="paragraph">
                    <wp:posOffset>181447</wp:posOffset>
                  </wp:positionV>
                  <wp:extent cx="1828800" cy="1828800"/>
                  <wp:effectExtent l="0" t="0" r="26035" b="11430"/>
                  <wp:wrapSquare wrapText="bothSides"/>
                  <wp:docPr id="44081827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E4CD1CF" w14:textId="77777777" w:rsidR="00B4367C" w:rsidRPr="0043092E" w:rsidRDefault="00B4367C" w:rsidP="00B4367C">
                              <w:pPr>
                                <w:spacing w:line="240" w:lineRule="auto"/>
                                <w:rPr>
                                  <w:b/>
                                  <w:bCs/>
                                </w:rPr>
                              </w:pPr>
                              <w:r w:rsidRPr="003E45DC">
                                <w:rPr>
                                  <w:b/>
                                  <w:bCs/>
                                </w:rPr>
                                <w:t>=</w:t>
                              </w:r>
                              <w:r>
                                <w:rPr>
                                  <w:b/>
                                  <w:bCs/>
                                </w:rPr>
                                <w:t>COUNTIFS</w:t>
                              </w:r>
                              <w:r w:rsidRPr="003E45DC">
                                <w:rPr>
                                  <w:b/>
                                  <w:bCs/>
                                </w:rPr>
                                <w:t>(</w:t>
                              </w:r>
                              <w:r w:rsidRPr="00F315DA">
                                <w:rPr>
                                  <w:b/>
                                  <w:bCs/>
                                </w:rPr>
                                <w:t>criteria_range1, criteria1, [criteria_range2, criteria2]…</w:t>
                              </w:r>
                              <w:r w:rsidRPr="003E45DC">
                                <w:rPr>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8FBD34" id="_x0000_s1037" type="#_x0000_t202" style="position:absolute;margin-left:46.55pt;margin-top:14.3pt;width:2in;height:2in;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EKgIAAFs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" filled="f" strokeweight=".5pt">
                  <v:textbox style="mso-fit-shape-to-text:t">
                    <w:txbxContent>
                      <w:p w14:paraId="3E4CD1CF" w14:textId="77777777" w:rsidR="00B4367C" w:rsidRPr="0043092E" w:rsidRDefault="00B4367C" w:rsidP="00B4367C">
                        <w:pPr>
                          <w:spacing w:line="240" w:lineRule="auto"/>
                          <w:rPr>
                            <w:b/>
                            <w:bCs/>
                          </w:rPr>
                        </w:pPr>
                        <w:r w:rsidRPr="003E45DC">
                          <w:rPr>
                            <w:b/>
                            <w:bCs/>
                          </w:rPr>
                          <w:t>=</w:t>
                        </w:r>
                        <w:r>
                          <w:rPr>
                            <w:b/>
                            <w:bCs/>
                          </w:rPr>
                          <w:t>COUNTIFS</w:t>
                        </w:r>
                        <w:r w:rsidRPr="003E45DC">
                          <w:rPr>
                            <w:b/>
                            <w:bCs/>
                          </w:rPr>
                          <w:t>(</w:t>
                        </w:r>
                        <w:r w:rsidRPr="00F315DA">
                          <w:rPr>
                            <w:b/>
                            <w:bCs/>
                          </w:rPr>
                          <w:t>criteria_range1, criteria1, [criteria_range2, criteria2]…</w:t>
                        </w:r>
                        <w:r w:rsidRPr="003E45DC">
                          <w:rPr>
                            <w:b/>
                            <w:bCs/>
                          </w:rPr>
                          <w:t>)</w:t>
                        </w:r>
                      </w:p>
                    </w:txbxContent>
                  </v:textbox>
                  <w10:wrap type="square"/>
                </v:shape>
              </w:pict>
            </mc:Fallback>
          </mc:AlternateContent>
        </w:r>
      </w:ins>
    </w:p>
    <w:p w14:paraId="771E5A6C" w14:textId="553D823B" w:rsidR="00B4367C" w:rsidRDefault="00B4367C" w:rsidP="00B4367C"/>
    <w:p w14:paraId="44B04A96" w14:textId="0EE44939" w:rsidR="006F738B" w:rsidRDefault="006F738B" w:rsidP="006F738B">
      <w:pPr>
        <w:pStyle w:val="Caption"/>
      </w:pPr>
      <w:bookmarkStart w:id="142" w:name="_Toc184603732"/>
      <w:r>
        <w:t xml:space="preserve">Formula </w:t>
      </w:r>
      <w:fldSimple w:instr=" SEQ Formula \* ARABIC ">
        <w:r w:rsidR="00657F65">
          <w:rPr>
            <w:noProof/>
          </w:rPr>
          <w:t>11</w:t>
        </w:r>
      </w:fldSimple>
      <w:r w:rsidRPr="008B00CB">
        <w:t>: Gender and External Influence: COUNTIFS - Syntax</w:t>
      </w:r>
      <w:bookmarkEnd w:id="142"/>
    </w:p>
    <w:p w14:paraId="627FEB8D" w14:textId="77777777" w:rsidR="00B4367C" w:rsidRDefault="00B4367C" w:rsidP="009352E1">
      <w:pPr>
        <w:jc w:val="both"/>
      </w:pPr>
      <w:r w:rsidRPr="00534078">
        <w:t xml:space="preserve">The </w:t>
      </w:r>
      <w:r w:rsidRPr="00534078">
        <w:rPr>
          <w:b/>
          <w:bCs/>
        </w:rPr>
        <w:t xml:space="preserve">COUNTIFS </w:t>
      </w:r>
      <w:r w:rsidRPr="00534078">
        <w:t>function syntax has the following arguments:</w:t>
      </w:r>
    </w:p>
    <w:p w14:paraId="607C660C" w14:textId="77777777" w:rsidR="00B4367C" w:rsidRPr="00534078" w:rsidRDefault="00B4367C" w:rsidP="009352E1">
      <w:pPr>
        <w:jc w:val="both"/>
      </w:pPr>
    </w:p>
    <w:p w14:paraId="1F63D4CB" w14:textId="77777777" w:rsidR="00B4367C" w:rsidRPr="00534078" w:rsidRDefault="00B4367C" w:rsidP="009352E1">
      <w:pPr>
        <w:jc w:val="both"/>
        <w:rPr>
          <w:rFonts w:eastAsia="Segoe UI" w:cs="Segoe UI"/>
          <w:color w:val="1E1E1E"/>
        </w:rPr>
      </w:pPr>
      <w:r w:rsidRPr="00534078">
        <w:rPr>
          <w:b/>
          <w:bCs/>
        </w:rPr>
        <w:t>criteria_range1</w:t>
      </w:r>
      <w:r w:rsidRPr="00534078">
        <w:t xml:space="preserve"> (Required): The first range in which to evaluate the associated criteria.</w:t>
      </w:r>
    </w:p>
    <w:p w14:paraId="53E741F1" w14:textId="77777777" w:rsidR="00B4367C" w:rsidRDefault="00B4367C" w:rsidP="009352E1">
      <w:pPr>
        <w:jc w:val="both"/>
        <w:rPr>
          <w:b/>
          <w:bCs/>
        </w:rPr>
      </w:pPr>
    </w:p>
    <w:p w14:paraId="69D99E5A" w14:textId="77777777" w:rsidR="00B4367C" w:rsidRPr="00534078" w:rsidRDefault="00B4367C" w:rsidP="009352E1">
      <w:pPr>
        <w:jc w:val="both"/>
        <w:rPr>
          <w:rFonts w:eastAsia="Segoe UI" w:cs="Segoe UI"/>
          <w:color w:val="1E1E1E"/>
        </w:rPr>
      </w:pPr>
      <w:r w:rsidRPr="00534078">
        <w:rPr>
          <w:b/>
          <w:bCs/>
        </w:rPr>
        <w:t xml:space="preserve">criteria1 </w:t>
      </w:r>
      <w:r w:rsidRPr="00534078">
        <w:t xml:space="preserve">(Required): The criteria in the form of a number, expression, cell reference, or text that define which cells will be counted. </w:t>
      </w:r>
    </w:p>
    <w:p w14:paraId="5C9CE0CC" w14:textId="77777777" w:rsidR="00B4367C" w:rsidRDefault="00B4367C" w:rsidP="009352E1">
      <w:pPr>
        <w:jc w:val="both"/>
        <w:rPr>
          <w:b/>
          <w:bCs/>
        </w:rPr>
      </w:pPr>
    </w:p>
    <w:p w14:paraId="0968E6DA" w14:textId="11FDC840" w:rsidR="00B4367C" w:rsidRDefault="00B4367C" w:rsidP="009352E1">
      <w:pPr>
        <w:jc w:val="both"/>
      </w:pPr>
      <w:r w:rsidRPr="00534078">
        <w:rPr>
          <w:b/>
          <w:bCs/>
        </w:rPr>
        <w:t>criteria_range2, criteria2, ...</w:t>
      </w:r>
      <w:r w:rsidRPr="00534078">
        <w:t xml:space="preserve"> (Optional): Additional ranges and their associated criteria. Up to 127 range/criteria pairs are allowed.</w:t>
      </w:r>
    </w:p>
    <w:p w14:paraId="186CEC86" w14:textId="77777777" w:rsidR="00B4367C" w:rsidRDefault="00B4367C" w:rsidP="009352E1">
      <w:pPr>
        <w:jc w:val="both"/>
      </w:pPr>
    </w:p>
    <w:p w14:paraId="25BA946B" w14:textId="77777777" w:rsidR="00B4367C" w:rsidRDefault="00B4367C" w:rsidP="009352E1">
      <w:pPr>
        <w:spacing w:line="240" w:lineRule="auto"/>
        <w:jc w:val="both"/>
        <w:rPr>
          <w:color w:val="242424"/>
        </w:rPr>
      </w:pPr>
      <w:r>
        <w:rPr>
          <w:color w:val="242424"/>
        </w:rPr>
        <w:t xml:space="preserve">Here, we use the </w:t>
      </w:r>
      <w:r w:rsidRPr="00BA4FA3">
        <w:rPr>
          <w:b/>
          <w:color w:val="242424"/>
        </w:rPr>
        <w:t>COUNTIFS</w:t>
      </w:r>
      <w:r>
        <w:rPr>
          <w:color w:val="242424"/>
        </w:rPr>
        <w:t xml:space="preserve"> function to count the number of occurrences of distinct values in a row, based on multiple criteria: </w:t>
      </w:r>
    </w:p>
    <w:p w14:paraId="01DC8825" w14:textId="77777777" w:rsidR="00B4367C" w:rsidRDefault="00B4367C" w:rsidP="00B4367C">
      <w:pPr>
        <w:spacing w:line="240" w:lineRule="auto"/>
        <w:rPr>
          <w:color w:val="242424"/>
        </w:rPr>
      </w:pPr>
    </w:p>
    <w:p w14:paraId="045F9A8F" w14:textId="77777777" w:rsidR="00B4367C" w:rsidRDefault="00B4367C" w:rsidP="00153147">
      <w:pPr>
        <w:spacing w:after="120"/>
        <w:rPr>
          <w:color w:val="242424"/>
        </w:rPr>
      </w:pPr>
      <w:ins w:id="143" w:author="Suraiya Fathima" w:date="2024-12-06T16:56:00Z">
        <w:r w:rsidRPr="00962E96">
          <w:rPr>
            <w:b/>
            <w:bCs/>
            <w:noProof/>
          </w:rPr>
          <mc:AlternateContent>
            <mc:Choice Requires="wps">
              <w:drawing>
                <wp:anchor distT="0" distB="0" distL="114300" distR="114300" simplePos="0" relativeHeight="251706368" behindDoc="0" locked="0" layoutInCell="1" allowOverlap="1" wp14:anchorId="40C27BD8" wp14:editId="5A4CDE60">
                  <wp:simplePos x="0" y="0"/>
                  <wp:positionH relativeFrom="column">
                    <wp:posOffset>1854200</wp:posOffset>
                  </wp:positionH>
                  <wp:positionV relativeFrom="paragraph">
                    <wp:posOffset>3175</wp:posOffset>
                  </wp:positionV>
                  <wp:extent cx="1828800" cy="1828800"/>
                  <wp:effectExtent l="0" t="0" r="0" b="0"/>
                  <wp:wrapSquare wrapText="bothSides"/>
                  <wp:docPr id="70018054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A4B691D" w14:textId="4845EBEA" w:rsidR="00B4367C" w:rsidRPr="0043092E" w:rsidRDefault="00B4367C" w:rsidP="00B4367C">
                              <w:pPr>
                                <w:spacing w:line="240" w:lineRule="auto"/>
                                <w:rPr>
                                  <w:b/>
                                  <w:bCs/>
                                </w:rPr>
                              </w:pPr>
                              <w:r w:rsidRPr="003E45DC">
                                <w:rPr>
                                  <w:b/>
                                  <w:bCs/>
                                </w:rPr>
                                <w:t>=</w:t>
                              </w:r>
                              <w:r>
                                <w:rPr>
                                  <w:b/>
                                  <w:bCs/>
                                </w:rPr>
                                <w:t>COUNTIFS</w:t>
                              </w:r>
                              <w:r w:rsidRPr="003E45DC">
                                <w:rPr>
                                  <w:b/>
                                  <w:bCs/>
                                </w:rPr>
                                <w:t>(</w:t>
                              </w:r>
                              <w:r>
                                <w:rPr>
                                  <w:b/>
                                  <w:bCs/>
                                </w:rPr>
                                <w:t xml:space="preserve">A2:A57, </w:t>
                              </w:r>
                              <w:r w:rsidR="003E52E2">
                                <w:rPr>
                                  <w:b/>
                                  <w:bCs/>
                                </w:rPr>
                                <w:t>M</w:t>
                              </w:r>
                              <w:r w:rsidR="00096EC0">
                                <w:rPr>
                                  <w:b/>
                                  <w:bCs/>
                                </w:rPr>
                                <w:t>2,</w:t>
                              </w:r>
                              <w:r>
                                <w:rPr>
                                  <w:b/>
                                  <w:bCs/>
                                </w:rPr>
                                <w:t xml:space="preserve"> B2:B57, </w:t>
                              </w:r>
                              <w:r w:rsidR="00096EC0">
                                <w:rPr>
                                  <w:b/>
                                  <w:bCs/>
                                </w:rPr>
                                <w:t>“Yes”</w:t>
                              </w:r>
                              <w:r w:rsidRPr="003E45DC">
                                <w:rPr>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C27BD8" id="_x0000_s1038" type="#_x0000_t202" style="position:absolute;margin-left:146pt;margin-top:.25pt;width:2in;height:2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26KwIAAFs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" filled="f" strokeweight=".5pt">
                  <v:textbox style="mso-fit-shape-to-text:t">
                    <w:txbxContent>
                      <w:p w14:paraId="0A4B691D" w14:textId="4845EBEA" w:rsidR="00B4367C" w:rsidRPr="0043092E" w:rsidRDefault="00B4367C" w:rsidP="00B4367C">
                        <w:pPr>
                          <w:spacing w:line="240" w:lineRule="auto"/>
                          <w:rPr>
                            <w:b/>
                            <w:bCs/>
                          </w:rPr>
                        </w:pPr>
                        <w:r w:rsidRPr="003E45DC">
                          <w:rPr>
                            <w:b/>
                            <w:bCs/>
                          </w:rPr>
                          <w:t>=</w:t>
                        </w:r>
                        <w:r>
                          <w:rPr>
                            <w:b/>
                            <w:bCs/>
                          </w:rPr>
                          <w:t>COUNTIFS</w:t>
                        </w:r>
                        <w:r w:rsidRPr="003E45DC">
                          <w:rPr>
                            <w:b/>
                            <w:bCs/>
                          </w:rPr>
                          <w:t>(</w:t>
                        </w:r>
                        <w:r>
                          <w:rPr>
                            <w:b/>
                            <w:bCs/>
                          </w:rPr>
                          <w:t xml:space="preserve">A2:A57, </w:t>
                        </w:r>
                        <w:r w:rsidR="003E52E2">
                          <w:rPr>
                            <w:b/>
                            <w:bCs/>
                          </w:rPr>
                          <w:t>M</w:t>
                        </w:r>
                        <w:r w:rsidR="00096EC0">
                          <w:rPr>
                            <w:b/>
                            <w:bCs/>
                          </w:rPr>
                          <w:t>2,</w:t>
                        </w:r>
                        <w:r>
                          <w:rPr>
                            <w:b/>
                            <w:bCs/>
                          </w:rPr>
                          <w:t xml:space="preserve"> B2:B57, </w:t>
                        </w:r>
                        <w:r w:rsidR="00096EC0">
                          <w:rPr>
                            <w:b/>
                            <w:bCs/>
                          </w:rPr>
                          <w:t>“Yes”</w:t>
                        </w:r>
                        <w:r w:rsidRPr="003E45DC">
                          <w:rPr>
                            <w:b/>
                            <w:bCs/>
                          </w:rPr>
                          <w:t>)</w:t>
                        </w:r>
                      </w:p>
                    </w:txbxContent>
                  </v:textbox>
                  <w10:wrap type="square"/>
                </v:shape>
              </w:pict>
            </mc:Fallback>
          </mc:AlternateContent>
        </w:r>
      </w:ins>
    </w:p>
    <w:p w14:paraId="3C65CCB9" w14:textId="77777777" w:rsidR="00153147" w:rsidRDefault="00153147" w:rsidP="00153147">
      <w:pPr>
        <w:pStyle w:val="Caption"/>
        <w:spacing w:before="0" w:after="0"/>
        <w:jc w:val="left"/>
      </w:pPr>
    </w:p>
    <w:p w14:paraId="62B90C62" w14:textId="41B69B55" w:rsidR="00013793" w:rsidRDefault="00013793" w:rsidP="00013793">
      <w:pPr>
        <w:pStyle w:val="Caption"/>
      </w:pPr>
      <w:bookmarkStart w:id="144" w:name="_Toc184603733"/>
      <w:r>
        <w:t xml:space="preserve">Formula </w:t>
      </w:r>
      <w:fldSimple w:instr=" SEQ Formula \* ARABIC ">
        <w:r w:rsidR="00657F65">
          <w:rPr>
            <w:noProof/>
          </w:rPr>
          <w:t>12</w:t>
        </w:r>
      </w:fldSimple>
      <w:r w:rsidRPr="00F11C8D">
        <w:t>: Gender and External Influence: COUNTIFS - Example Usage</w:t>
      </w:r>
      <w:bookmarkEnd w:id="144"/>
    </w:p>
    <w:p w14:paraId="38592D6B" w14:textId="773FFF1A" w:rsidR="00B4367C" w:rsidRPr="00013793" w:rsidRDefault="00013793" w:rsidP="00013793">
      <w:pPr>
        <w:spacing w:after="160"/>
        <w:rPr>
          <w:i/>
          <w:iCs/>
          <w:color w:val="0E2841" w:themeColor="text2"/>
          <w:sz w:val="20"/>
          <w:szCs w:val="20"/>
        </w:rPr>
      </w:pPr>
      <w:r>
        <w:br w:type="page"/>
      </w:r>
    </w:p>
    <w:bookmarkStart w:id="145" w:name="_1795097786"/>
    <w:bookmarkEnd w:id="145"/>
    <w:p w14:paraId="701CF16B" w14:textId="6992DA35" w:rsidR="00B4367C" w:rsidRPr="005E3849" w:rsidRDefault="00C941C8" w:rsidP="005431D7">
      <w:pPr>
        <w:keepNext/>
        <w:spacing w:line="240" w:lineRule="auto"/>
        <w:jc w:val="center"/>
        <w:rPr>
          <w:color w:val="242424"/>
        </w:rPr>
      </w:pPr>
      <w:r>
        <w:rPr>
          <w:color w:val="242424"/>
        </w:rPr>
        <w:object w:dxaOrig="8357" w:dyaOrig="3068" w14:anchorId="5255C140">
          <v:shape id="_x0000_i18224" type="#_x0000_t75" style="width:417.85pt;height:153.55pt" o:ole="">
            <v:imagedata r:id="rId61" o:title=""/>
          </v:shape>
          <o:OLEObject Type="Embed" ProgID="Excel.Sheet.12" ShapeID="_x0000_i18224" DrawAspect="Content" ObjectID="_1795246968" r:id="rId62"/>
        </w:object>
      </w:r>
    </w:p>
    <w:p w14:paraId="74706D10" w14:textId="1211223C" w:rsidR="00B4367C" w:rsidRDefault="005431D7" w:rsidP="005431D7">
      <w:pPr>
        <w:pStyle w:val="Caption"/>
        <w:rPr>
          <w:rFonts w:eastAsia="Segoe UI" w:cs="Segoe UI"/>
          <w:color w:val="1E1E1E"/>
        </w:rPr>
      </w:pPr>
      <w:bookmarkStart w:id="146" w:name="_Toc184609168"/>
      <w:r>
        <w:t xml:space="preserve">Table </w:t>
      </w:r>
      <w:fldSimple w:instr=" SEQ Table \* ARABIC ">
        <w:r w:rsidR="00657F65">
          <w:rPr>
            <w:noProof/>
          </w:rPr>
          <w:t>14</w:t>
        </w:r>
      </w:fldSimple>
      <w:r w:rsidRPr="002E6B36">
        <w:t>: Gender and External Influence: COUNTIFS – Before</w:t>
      </w:r>
      <w:bookmarkEnd w:id="146"/>
    </w:p>
    <w:p w14:paraId="75DECCEC" w14:textId="4D0EFAF2" w:rsidR="00B4367C" w:rsidRDefault="00B4367C" w:rsidP="001001CA">
      <w:pPr>
        <w:jc w:val="both"/>
      </w:pPr>
      <w:r w:rsidRPr="006360E3">
        <w:t xml:space="preserve">When </w:t>
      </w:r>
      <w:r w:rsidRPr="00BA4FA3">
        <w:rPr>
          <w:b/>
        </w:rPr>
        <w:t>COUNTIFS</w:t>
      </w:r>
      <w:r>
        <w:t xml:space="preserve"> </w:t>
      </w:r>
      <w:r w:rsidRPr="006360E3">
        <w:t xml:space="preserve">function is applied to the range of cells - </w:t>
      </w:r>
      <w:r>
        <w:t>A</w:t>
      </w:r>
      <w:r w:rsidRPr="006360E3">
        <w:t>2</w:t>
      </w:r>
      <w:r w:rsidR="006325E8">
        <w:t xml:space="preserve"> to </w:t>
      </w:r>
      <w:r>
        <w:t>A</w:t>
      </w:r>
      <w:r w:rsidRPr="006360E3">
        <w:t>57</w:t>
      </w:r>
      <w:r>
        <w:t xml:space="preserve"> &amp; B2</w:t>
      </w:r>
      <w:r w:rsidR="006325E8">
        <w:t xml:space="preserve"> to </w:t>
      </w:r>
      <w:r>
        <w:t>B57</w:t>
      </w:r>
      <w:r w:rsidRPr="006360E3">
        <w:t xml:space="preserve">, it scans the range of cells and </w:t>
      </w:r>
      <w:r>
        <w:t xml:space="preserve">counts </w:t>
      </w:r>
      <w:r w:rsidRPr="006360E3">
        <w:t xml:space="preserve">all </w:t>
      </w:r>
      <w:r>
        <w:t>values that satisfy the given criteria.</w:t>
      </w:r>
      <w:r w:rsidR="001001CA">
        <w:t xml:space="preserve"> </w:t>
      </w:r>
      <w:r>
        <w:t>Then the autofill feature is used to apply the same function across a whole column.</w:t>
      </w:r>
    </w:p>
    <w:p w14:paraId="7F6872AA" w14:textId="77777777" w:rsidR="00B4367C" w:rsidRDefault="00B4367C" w:rsidP="00B4367C"/>
    <w:p w14:paraId="6503EA8D" w14:textId="77777777" w:rsidR="00B4367C" w:rsidRDefault="00C941C8" w:rsidP="005431D7">
      <w:pPr>
        <w:keepNext/>
        <w:jc w:val="center"/>
        <w:rPr>
          <w:rFonts w:eastAsia="Segoe UI" w:cs="Segoe UI"/>
          <w:color w:val="1E1E1E"/>
        </w:rPr>
      </w:pPr>
      <w:r w:rsidRPr="00F63A90">
        <w:rPr>
          <w:rFonts w:eastAsia="Segoe UI" w:cs="Segoe UI"/>
          <w:color w:val="1E1E1E"/>
        </w:rPr>
        <w:object w:dxaOrig="7865" w:dyaOrig="1239" w14:anchorId="3EE3A564">
          <v:shape id="_x0000_i18223" type="#_x0000_t75" style="width:392.85pt;height:62pt" o:ole="">
            <v:imagedata r:id="rId54" o:title=""/>
          </v:shape>
          <o:OLEObject Type="Embed" ProgID="Excel.Sheet.12" ShapeID="_x0000_i18223" DrawAspect="Content" ObjectID="_1795246969" r:id="rId63"/>
        </w:object>
      </w:r>
    </w:p>
    <w:p w14:paraId="624A1ABB" w14:textId="54A4C405" w:rsidR="00B4367C" w:rsidRDefault="005431D7" w:rsidP="005431D7">
      <w:pPr>
        <w:pStyle w:val="Caption"/>
        <w:rPr>
          <w:rFonts w:eastAsia="Segoe UI" w:cs="Segoe UI"/>
          <w:color w:val="1E1E1E"/>
        </w:rPr>
      </w:pPr>
      <w:bookmarkStart w:id="147" w:name="_Toc184609169"/>
      <w:r>
        <w:t xml:space="preserve">Table </w:t>
      </w:r>
      <w:fldSimple w:instr=" SEQ Table \* ARABIC ">
        <w:r w:rsidR="00657F65">
          <w:rPr>
            <w:noProof/>
          </w:rPr>
          <w:t>15</w:t>
        </w:r>
      </w:fldSimple>
      <w:r w:rsidRPr="001460D7">
        <w:t>: Gender and External Influence: COUNTIFS – Before</w:t>
      </w:r>
      <w:bookmarkEnd w:id="147"/>
    </w:p>
    <w:p w14:paraId="4FF06D45" w14:textId="77777777" w:rsidR="00B4367C" w:rsidRPr="00CE199E" w:rsidRDefault="00B4367C" w:rsidP="00716BE0">
      <w:pPr>
        <w:spacing w:line="240" w:lineRule="auto"/>
        <w:jc w:val="both"/>
        <w:rPr>
          <w:color w:val="242424"/>
          <w:sz w:val="22"/>
          <w:szCs w:val="22"/>
        </w:rPr>
      </w:pPr>
      <w:r w:rsidRPr="006360E3">
        <w:t>The</w:t>
      </w:r>
      <w:r>
        <w:t xml:space="preserve"> </w:t>
      </w:r>
      <w:r w:rsidRPr="006360E3">
        <w:t xml:space="preserve">values are then displayed as the output in a new column or row depending on how the function is applied. Here the </w:t>
      </w:r>
      <w:r>
        <w:t>values are displayed in the new column N.</w:t>
      </w:r>
      <w:r w:rsidRPr="006360E3">
        <w:t xml:space="preserve"> </w:t>
      </w:r>
    </w:p>
    <w:p w14:paraId="57CFBD6B" w14:textId="559CDB23" w:rsidR="34A3FD0C" w:rsidRPr="00534078" w:rsidRDefault="00B4367C" w:rsidP="00716BE0">
      <w:pPr>
        <w:jc w:val="both"/>
      </w:pPr>
      <w:r w:rsidRPr="00534078">
        <w:t>The rest of the table was completed using the auto-fill feature</w:t>
      </w:r>
      <w:r>
        <w:t>.</w:t>
      </w:r>
    </w:p>
    <w:p w14:paraId="1BE6760C" w14:textId="77777777" w:rsidR="00BF274C" w:rsidRDefault="0A3BE0C8" w:rsidP="00716BE0">
      <w:pPr>
        <w:jc w:val="both"/>
        <w:sectPr w:rsidR="00BF274C" w:rsidSect="00BD1210">
          <w:headerReference w:type="default" r:id="rId64"/>
          <w:pgSz w:w="12240" w:h="15840"/>
          <w:pgMar w:top="720" w:right="720" w:bottom="720" w:left="720" w:header="720" w:footer="720" w:gutter="0"/>
          <w:pgNumType w:chapStyle="9"/>
          <w:cols w:space="720"/>
          <w:docGrid w:linePitch="381"/>
        </w:sectPr>
      </w:pPr>
      <w:r w:rsidRPr="00534078">
        <w:t xml:space="preserve">The </w:t>
      </w:r>
      <w:r w:rsidRPr="00534078">
        <w:rPr>
          <w:b/>
          <w:bCs/>
        </w:rPr>
        <w:t xml:space="preserve">COUNTIFS </w:t>
      </w:r>
      <w:r w:rsidRPr="00534078">
        <w:t>function is used here as it applies</w:t>
      </w:r>
      <w:r w:rsidR="00373F11">
        <w:t xml:space="preserve"> </w:t>
      </w:r>
      <w:r w:rsidRPr="00534078">
        <w:t>criteria</w:t>
      </w:r>
      <w:r w:rsidR="00373F11">
        <w:t xml:space="preserve"> </w:t>
      </w:r>
      <w:r w:rsidRPr="00534078">
        <w:t>to cells across multiple ranges and counts the number of times all criteria are met. This allows us to count responses which fulfill multiple criteria, which are in this case gender and response t</w:t>
      </w:r>
      <w:r w:rsidR="20212A39" w:rsidRPr="00534078">
        <w:t>ype.</w:t>
      </w:r>
    </w:p>
    <w:p w14:paraId="61AB8002" w14:textId="30572EBD" w:rsidR="00E605F4" w:rsidRDefault="00F72801" w:rsidP="00E605F4">
      <w:pPr>
        <w:keepNext/>
      </w:pPr>
      <w:r w:rsidRPr="00F72801">
        <w:rPr>
          <w:noProof/>
          <w:lang w:eastAsia="en-US"/>
        </w:rPr>
        <w:lastRenderedPageBreak/>
        <w:drawing>
          <wp:inline distT="0" distB="0" distL="0" distR="0" wp14:anchorId="1B24B1C7" wp14:editId="3A05963E">
            <wp:extent cx="6858000" cy="2020570"/>
            <wp:effectExtent l="0" t="0" r="0" b="0"/>
            <wp:docPr id="1758419192"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19192" name="Picture 1" descr="A graph with text and numbers&#10;&#10;Description automatically generated with medium confidence"/>
                    <pic:cNvPicPr/>
                  </pic:nvPicPr>
                  <pic:blipFill>
                    <a:blip r:embed="rId65"/>
                    <a:stretch>
                      <a:fillRect/>
                    </a:stretch>
                  </pic:blipFill>
                  <pic:spPr>
                    <a:xfrm>
                      <a:off x="0" y="0"/>
                      <a:ext cx="6858000" cy="2020570"/>
                    </a:xfrm>
                    <a:prstGeom prst="rect">
                      <a:avLst/>
                    </a:prstGeom>
                  </pic:spPr>
                </pic:pic>
              </a:graphicData>
            </a:graphic>
          </wp:inline>
        </w:drawing>
      </w:r>
    </w:p>
    <w:p w14:paraId="51F5EBD1" w14:textId="1F87FA74" w:rsidR="00E605F4" w:rsidRPr="00E605F4" w:rsidRDefault="00E605F4" w:rsidP="00607002">
      <w:pPr>
        <w:pStyle w:val="Caption"/>
      </w:pPr>
      <w:bookmarkStart w:id="148" w:name="_Toc183686550"/>
      <w:bookmarkStart w:id="149" w:name="_Toc184603687"/>
      <w:r w:rsidRPr="00E605F4">
        <w:t xml:space="preserve">Figure </w:t>
      </w:r>
      <w:fldSimple w:instr=" SEQ Figure \* ARABIC ">
        <w:r w:rsidR="00657F65">
          <w:rPr>
            <w:noProof/>
          </w:rPr>
          <w:t>5</w:t>
        </w:r>
      </w:fldSimple>
      <w:r w:rsidRPr="00E605F4">
        <w:t>: Stacked Bar Chart - Gender and External Influences</w:t>
      </w:r>
      <w:bookmarkEnd w:id="148"/>
      <w:bookmarkEnd w:id="149"/>
    </w:p>
    <w:p w14:paraId="48BAD82B" w14:textId="23AC189D" w:rsidR="34A3FD0C" w:rsidRPr="00534078" w:rsidRDefault="336B975D" w:rsidP="00716BE0">
      <w:pPr>
        <w:jc w:val="both"/>
      </w:pPr>
      <w:r w:rsidRPr="00534078">
        <w:t xml:space="preserve">The Table was then </w:t>
      </w:r>
      <w:r w:rsidR="5051B4C5" w:rsidRPr="00534078">
        <w:t>visualized</w:t>
      </w:r>
      <w:r w:rsidRPr="00534078">
        <w:t xml:space="preserve"> with the help of a </w:t>
      </w:r>
      <w:r w:rsidRPr="00534078">
        <w:rPr>
          <w:b/>
          <w:bCs/>
        </w:rPr>
        <w:t>100% stacked bar chart</w:t>
      </w:r>
      <w:r w:rsidR="5871C9E3" w:rsidRPr="00534078">
        <w:t>.</w:t>
      </w:r>
      <w:r w:rsidR="003D2DBA" w:rsidRPr="003D2DBA">
        <w:t xml:space="preserve"> </w:t>
      </w:r>
      <w:r w:rsidR="003D2DBA">
        <w:t>[5]</w:t>
      </w:r>
      <w:r w:rsidR="00716BE0">
        <w:t xml:space="preserve"> </w:t>
      </w:r>
      <w:r w:rsidR="5871C9E3" w:rsidRPr="00534078">
        <w:t>This chart was used so it would be eas</w:t>
      </w:r>
      <w:r w:rsidR="62C8D035" w:rsidRPr="00534078">
        <w:t>ier</w:t>
      </w:r>
      <w:r w:rsidR="5871C9E3" w:rsidRPr="00534078">
        <w:t xml:space="preserve"> to visualize and compare the ratio</w:t>
      </w:r>
      <w:r w:rsidR="070FA112" w:rsidRPr="00534078">
        <w:t>s</w:t>
      </w:r>
      <w:r w:rsidR="5871C9E3" w:rsidRPr="00534078">
        <w:t xml:space="preserve"> of responses of each gender as comparing counts</w:t>
      </w:r>
      <w:r w:rsidR="3218A31B" w:rsidRPr="00534078">
        <w:t xml:space="preserve"> using a clustered chart would be less helpful due to </w:t>
      </w:r>
      <w:r w:rsidR="5E4C23DA" w:rsidRPr="00534078">
        <w:t xml:space="preserve">the uneven distribution </w:t>
      </w:r>
      <w:r w:rsidR="3218A31B" w:rsidRPr="00534078">
        <w:t>of male and female responses</w:t>
      </w:r>
      <w:r w:rsidR="0CE760D7" w:rsidRPr="00534078">
        <w:t>.</w:t>
      </w:r>
    </w:p>
    <w:p w14:paraId="45630358" w14:textId="77777777" w:rsidR="00417AC4" w:rsidRDefault="64FF4C45" w:rsidP="00714C2A">
      <w:pPr>
        <w:sectPr w:rsidR="00417AC4" w:rsidSect="00BD1210">
          <w:headerReference w:type="default" r:id="rId66"/>
          <w:pgSz w:w="12240" w:h="15840"/>
          <w:pgMar w:top="720" w:right="720" w:bottom="720" w:left="720" w:header="720" w:footer="720" w:gutter="0"/>
          <w:pgNumType w:chapStyle="9"/>
          <w:cols w:space="720"/>
          <w:docGrid w:linePitch="381"/>
        </w:sectPr>
      </w:pPr>
      <w:r w:rsidRPr="00534078">
        <w:br w:type="page"/>
      </w:r>
    </w:p>
    <w:p w14:paraId="749D5D01" w14:textId="22C9370E" w:rsidR="0CE760D7" w:rsidRPr="00534078" w:rsidRDefault="00B30FBF" w:rsidP="00734C10">
      <w:pPr>
        <w:pStyle w:val="Heading2"/>
      </w:pPr>
      <w:bookmarkStart w:id="150" w:name="_Toc1739681658"/>
      <w:bookmarkStart w:id="151" w:name="_Toc2045538099"/>
      <w:bookmarkStart w:id="152" w:name="_Toc184605919"/>
      <w:r>
        <w:lastRenderedPageBreak/>
        <w:t>3.</w:t>
      </w:r>
      <w:r w:rsidR="00D92B51">
        <w:t>4</w:t>
      </w:r>
      <w:r w:rsidR="6B6BFBC7" w:rsidRPr="00534078">
        <w:t xml:space="preserve"> </w:t>
      </w:r>
      <w:r w:rsidR="5A5C166E" w:rsidRPr="00534078">
        <w:t>Correlation Between Confidence and Personal Interest</w:t>
      </w:r>
      <w:bookmarkEnd w:id="150"/>
      <w:bookmarkEnd w:id="151"/>
      <w:bookmarkEnd w:id="152"/>
    </w:p>
    <w:p w14:paraId="27419D9D" w14:textId="5293A987" w:rsidR="0CE760D7" w:rsidRPr="00534078" w:rsidRDefault="0CE760D7" w:rsidP="00D42F54">
      <w:pPr>
        <w:jc w:val="both"/>
      </w:pPr>
      <w:r w:rsidRPr="00534078">
        <w:t>This topic examines how students' personal interest in their chosen degree program influences their confidence in achieving career goals and succeeding in their field of study. By analyzing survey data, this study seeks to identify any significant relationships between a student's level of interest in their subject and their self-assurance regarding future career prospects. The findings can provide insights into the importance of passion and personal motivation in fostering confidence, which may inform strategies for improving student engagement and career readiness.</w:t>
      </w:r>
    </w:p>
    <w:p w14:paraId="2179213D" w14:textId="6BB83200" w:rsidR="34A3FD0C" w:rsidRPr="00534078" w:rsidRDefault="34A3FD0C" w:rsidP="00D42F54">
      <w:pPr>
        <w:jc w:val="both"/>
      </w:pPr>
    </w:p>
    <w:p w14:paraId="7D60F53B" w14:textId="316FE41A" w:rsidR="4E1ADBED" w:rsidRPr="00534078" w:rsidRDefault="4E1ADBED" w:rsidP="00D42F54">
      <w:pPr>
        <w:jc w:val="both"/>
      </w:pPr>
      <w:r w:rsidRPr="00534078">
        <w:t>To explore this topic, the following questions from the survey were tackled:</w:t>
      </w:r>
    </w:p>
    <w:p w14:paraId="282EEE99" w14:textId="19AEEC11" w:rsidR="4E1ADBED" w:rsidRPr="00534078" w:rsidRDefault="4E1ADBED" w:rsidP="00AD464E">
      <w:pPr>
        <w:pStyle w:val="ListParagraph"/>
        <w:jc w:val="both"/>
        <w:rPr>
          <w:color w:val="auto"/>
        </w:rPr>
      </w:pPr>
      <w:r w:rsidRPr="00534078">
        <w:t>How confident are you in gaining employment in your field after graduation?</w:t>
      </w:r>
    </w:p>
    <w:p w14:paraId="357B8979" w14:textId="11B2549B" w:rsidR="4E1ADBED" w:rsidRPr="00534078" w:rsidRDefault="4E1ADBED" w:rsidP="00AD464E">
      <w:pPr>
        <w:pStyle w:val="ListParagraph"/>
        <w:jc w:val="both"/>
      </w:pPr>
      <w:r w:rsidRPr="00534078">
        <w:t>How confident are you about achieving your career goals?</w:t>
      </w:r>
    </w:p>
    <w:p w14:paraId="69F90506" w14:textId="2CC2FEA3" w:rsidR="34A3FD0C" w:rsidRPr="00534078" w:rsidRDefault="4E1ADBED" w:rsidP="00AD464E">
      <w:pPr>
        <w:pStyle w:val="ListParagraph"/>
        <w:jc w:val="both"/>
      </w:pPr>
      <w:r w:rsidRPr="00534078">
        <w:t>Did you choose this degree based on personal interest?</w:t>
      </w:r>
    </w:p>
    <w:p w14:paraId="15B8C71B" w14:textId="3E2B489D" w:rsidR="34A3FD0C" w:rsidRPr="00534078" w:rsidRDefault="34A3FD0C" w:rsidP="00D42F54">
      <w:pPr>
        <w:jc w:val="both"/>
      </w:pPr>
    </w:p>
    <w:p w14:paraId="02B1AD6F" w14:textId="27011BAB" w:rsidR="34A3FD0C" w:rsidRPr="00534078" w:rsidRDefault="34A3FD0C" w:rsidP="00D42F54">
      <w:pPr>
        <w:jc w:val="both"/>
      </w:pPr>
    </w:p>
    <w:p w14:paraId="1E4CE199" w14:textId="281CEC49" w:rsidR="4E1ADBED" w:rsidRDefault="4E1ADBED" w:rsidP="00D42F54">
      <w:pPr>
        <w:jc w:val="both"/>
      </w:pPr>
      <w:r w:rsidRPr="00534078">
        <w:t>The responses for these questions were summarized in a table using various formulas:</w:t>
      </w:r>
    </w:p>
    <w:p w14:paraId="49B5D891" w14:textId="77777777" w:rsidR="00792975" w:rsidRPr="00534078" w:rsidRDefault="00792975" w:rsidP="00714C2A"/>
    <w:tbl>
      <w:tblPr>
        <w:tblW w:w="6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bottom w:w="15" w:type="dxa"/>
        </w:tblCellMar>
        <w:tblLook w:val="04A0" w:firstRow="1" w:lastRow="0" w:firstColumn="1" w:lastColumn="0" w:noHBand="0" w:noVBand="1"/>
      </w:tblPr>
      <w:tblGrid>
        <w:gridCol w:w="1980"/>
        <w:gridCol w:w="2341"/>
        <w:gridCol w:w="2268"/>
      </w:tblGrid>
      <w:tr w:rsidR="00792975" w:rsidRPr="00792975" w14:paraId="469443D5" w14:textId="77777777" w:rsidTr="00BD33A6">
        <w:trPr>
          <w:trHeight w:val="300"/>
          <w:jc w:val="center"/>
        </w:trPr>
        <w:tc>
          <w:tcPr>
            <w:tcW w:w="1980" w:type="dxa"/>
            <w:shd w:val="clear" w:color="auto" w:fill="FFFFFF" w:themeFill="background1"/>
            <w:noWrap/>
            <w:vAlign w:val="bottom"/>
            <w:hideMark/>
          </w:tcPr>
          <w:p w14:paraId="3E46DD0E" w14:textId="77777777" w:rsidR="00792975" w:rsidRPr="00BD33A6" w:rsidRDefault="00792975" w:rsidP="00792975">
            <w:pPr>
              <w:spacing w:line="240" w:lineRule="auto"/>
              <w:jc w:val="right"/>
              <w:rPr>
                <w:rFonts w:eastAsia="Times New Roman" w:cs="Times New Roman"/>
                <w:b/>
                <w:color w:val="000000"/>
                <w:sz w:val="22"/>
                <w:szCs w:val="22"/>
                <w:lang w:eastAsia="en-US"/>
              </w:rPr>
            </w:pPr>
            <w:r w:rsidRPr="00BD33A6">
              <w:rPr>
                <w:rFonts w:eastAsia="Times New Roman" w:cs="Times New Roman"/>
                <w:b/>
                <w:color w:val="000000"/>
                <w:sz w:val="22"/>
                <w:szCs w:val="22"/>
                <w:lang w:eastAsia="en-US"/>
              </w:rPr>
              <w:t>CONFIDENCE LEVEL</w:t>
            </w:r>
          </w:p>
        </w:tc>
        <w:tc>
          <w:tcPr>
            <w:tcW w:w="2341" w:type="dxa"/>
            <w:shd w:val="clear" w:color="auto" w:fill="FFFFFF" w:themeFill="background1"/>
            <w:noWrap/>
            <w:vAlign w:val="bottom"/>
            <w:hideMark/>
          </w:tcPr>
          <w:p w14:paraId="3F9B3B53" w14:textId="77777777" w:rsidR="00792975" w:rsidRPr="00BD33A6" w:rsidRDefault="00792975" w:rsidP="00792975">
            <w:pPr>
              <w:spacing w:line="240" w:lineRule="auto"/>
              <w:jc w:val="right"/>
              <w:rPr>
                <w:rFonts w:eastAsia="Times New Roman" w:cs="Times New Roman"/>
                <w:b/>
                <w:color w:val="000000"/>
                <w:sz w:val="22"/>
                <w:szCs w:val="22"/>
                <w:lang w:eastAsia="en-US"/>
              </w:rPr>
            </w:pPr>
            <w:r w:rsidRPr="00BD33A6">
              <w:rPr>
                <w:rFonts w:eastAsia="Times New Roman" w:cs="Times New Roman"/>
                <w:b/>
                <w:color w:val="000000"/>
                <w:sz w:val="22"/>
                <w:szCs w:val="22"/>
                <w:lang w:eastAsia="en-US"/>
              </w:rPr>
              <w:t>Did you choose this degree based on personal interest? YES</w:t>
            </w:r>
          </w:p>
        </w:tc>
        <w:tc>
          <w:tcPr>
            <w:tcW w:w="2268" w:type="dxa"/>
            <w:shd w:val="clear" w:color="auto" w:fill="FFFFFF" w:themeFill="background1"/>
            <w:noWrap/>
            <w:vAlign w:val="bottom"/>
            <w:hideMark/>
          </w:tcPr>
          <w:p w14:paraId="413FC5CE" w14:textId="77777777" w:rsidR="00792975" w:rsidRPr="00BD33A6" w:rsidRDefault="00792975" w:rsidP="00792975">
            <w:pPr>
              <w:spacing w:line="240" w:lineRule="auto"/>
              <w:jc w:val="right"/>
              <w:rPr>
                <w:rFonts w:eastAsia="Times New Roman" w:cs="Times New Roman"/>
                <w:b/>
                <w:color w:val="000000"/>
                <w:sz w:val="22"/>
                <w:szCs w:val="22"/>
                <w:lang w:eastAsia="en-US"/>
              </w:rPr>
            </w:pPr>
            <w:r w:rsidRPr="00BD33A6">
              <w:rPr>
                <w:rFonts w:eastAsia="Times New Roman" w:cs="Times New Roman"/>
                <w:b/>
                <w:color w:val="000000"/>
                <w:sz w:val="22"/>
                <w:szCs w:val="22"/>
                <w:lang w:eastAsia="en-US"/>
              </w:rPr>
              <w:t>Did you choose this degree based on personal interest? NO</w:t>
            </w:r>
          </w:p>
        </w:tc>
      </w:tr>
      <w:tr w:rsidR="00792975" w:rsidRPr="00792975" w14:paraId="2827714E" w14:textId="77777777" w:rsidTr="00BD33A6">
        <w:trPr>
          <w:trHeight w:val="300"/>
          <w:jc w:val="center"/>
        </w:trPr>
        <w:tc>
          <w:tcPr>
            <w:tcW w:w="1980" w:type="dxa"/>
            <w:shd w:val="clear" w:color="auto" w:fill="FFFFFF" w:themeFill="background1"/>
            <w:noWrap/>
            <w:vAlign w:val="bottom"/>
            <w:hideMark/>
          </w:tcPr>
          <w:p w14:paraId="40FB0D9B"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5</w:t>
            </w:r>
          </w:p>
        </w:tc>
        <w:tc>
          <w:tcPr>
            <w:tcW w:w="2341" w:type="dxa"/>
            <w:shd w:val="clear" w:color="auto" w:fill="FFFFFF" w:themeFill="background1"/>
            <w:noWrap/>
            <w:vAlign w:val="bottom"/>
            <w:hideMark/>
          </w:tcPr>
          <w:p w14:paraId="7A45DB3B"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2</w:t>
            </w:r>
          </w:p>
        </w:tc>
        <w:tc>
          <w:tcPr>
            <w:tcW w:w="2268" w:type="dxa"/>
            <w:shd w:val="clear" w:color="auto" w:fill="FFFFFF" w:themeFill="background1"/>
            <w:noWrap/>
            <w:vAlign w:val="bottom"/>
            <w:hideMark/>
          </w:tcPr>
          <w:p w14:paraId="64F86429"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0</w:t>
            </w:r>
          </w:p>
        </w:tc>
      </w:tr>
      <w:tr w:rsidR="00792975" w:rsidRPr="00792975" w14:paraId="208FBCBC" w14:textId="77777777" w:rsidTr="00BD33A6">
        <w:trPr>
          <w:trHeight w:val="300"/>
          <w:jc w:val="center"/>
        </w:trPr>
        <w:tc>
          <w:tcPr>
            <w:tcW w:w="1980" w:type="dxa"/>
            <w:shd w:val="clear" w:color="auto" w:fill="FFFFFF" w:themeFill="background1"/>
            <w:noWrap/>
            <w:vAlign w:val="bottom"/>
            <w:hideMark/>
          </w:tcPr>
          <w:p w14:paraId="0C329335"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6</w:t>
            </w:r>
          </w:p>
        </w:tc>
        <w:tc>
          <w:tcPr>
            <w:tcW w:w="2341" w:type="dxa"/>
            <w:shd w:val="clear" w:color="auto" w:fill="FFFFFF" w:themeFill="background1"/>
            <w:noWrap/>
            <w:vAlign w:val="bottom"/>
            <w:hideMark/>
          </w:tcPr>
          <w:p w14:paraId="0B4611E1"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6</w:t>
            </w:r>
          </w:p>
        </w:tc>
        <w:tc>
          <w:tcPr>
            <w:tcW w:w="2268" w:type="dxa"/>
            <w:shd w:val="clear" w:color="auto" w:fill="FFFFFF" w:themeFill="background1"/>
            <w:noWrap/>
            <w:vAlign w:val="bottom"/>
            <w:hideMark/>
          </w:tcPr>
          <w:p w14:paraId="1A288C01"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4</w:t>
            </w:r>
          </w:p>
        </w:tc>
      </w:tr>
      <w:tr w:rsidR="00792975" w:rsidRPr="00792975" w14:paraId="37FEAA2C" w14:textId="77777777" w:rsidTr="00BD33A6">
        <w:trPr>
          <w:trHeight w:val="300"/>
          <w:jc w:val="center"/>
        </w:trPr>
        <w:tc>
          <w:tcPr>
            <w:tcW w:w="1980" w:type="dxa"/>
            <w:shd w:val="clear" w:color="auto" w:fill="FFFFFF" w:themeFill="background1"/>
            <w:noWrap/>
            <w:vAlign w:val="bottom"/>
            <w:hideMark/>
          </w:tcPr>
          <w:p w14:paraId="45483EE1"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7</w:t>
            </w:r>
          </w:p>
        </w:tc>
        <w:tc>
          <w:tcPr>
            <w:tcW w:w="2341" w:type="dxa"/>
            <w:shd w:val="clear" w:color="auto" w:fill="FFFFFF" w:themeFill="background1"/>
            <w:noWrap/>
            <w:vAlign w:val="bottom"/>
            <w:hideMark/>
          </w:tcPr>
          <w:p w14:paraId="7FA11B9F"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7</w:t>
            </w:r>
          </w:p>
        </w:tc>
        <w:tc>
          <w:tcPr>
            <w:tcW w:w="2268" w:type="dxa"/>
            <w:shd w:val="clear" w:color="auto" w:fill="FFFFFF" w:themeFill="background1"/>
            <w:noWrap/>
            <w:vAlign w:val="bottom"/>
            <w:hideMark/>
          </w:tcPr>
          <w:p w14:paraId="62AD9374"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5</w:t>
            </w:r>
          </w:p>
        </w:tc>
      </w:tr>
      <w:tr w:rsidR="00792975" w:rsidRPr="00792975" w14:paraId="2BFB1E0A" w14:textId="77777777" w:rsidTr="00BD33A6">
        <w:trPr>
          <w:trHeight w:val="300"/>
          <w:jc w:val="center"/>
        </w:trPr>
        <w:tc>
          <w:tcPr>
            <w:tcW w:w="1980" w:type="dxa"/>
            <w:shd w:val="clear" w:color="auto" w:fill="FFFFFF" w:themeFill="background1"/>
            <w:noWrap/>
            <w:vAlign w:val="bottom"/>
            <w:hideMark/>
          </w:tcPr>
          <w:p w14:paraId="3FD33C71"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8</w:t>
            </w:r>
          </w:p>
        </w:tc>
        <w:tc>
          <w:tcPr>
            <w:tcW w:w="2341" w:type="dxa"/>
            <w:shd w:val="clear" w:color="auto" w:fill="FFFFFF" w:themeFill="background1"/>
            <w:noWrap/>
            <w:vAlign w:val="bottom"/>
            <w:hideMark/>
          </w:tcPr>
          <w:p w14:paraId="25C28874"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5</w:t>
            </w:r>
          </w:p>
        </w:tc>
        <w:tc>
          <w:tcPr>
            <w:tcW w:w="2268" w:type="dxa"/>
            <w:shd w:val="clear" w:color="auto" w:fill="FFFFFF" w:themeFill="background1"/>
            <w:noWrap/>
            <w:vAlign w:val="bottom"/>
            <w:hideMark/>
          </w:tcPr>
          <w:p w14:paraId="32F995F8"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1</w:t>
            </w:r>
          </w:p>
        </w:tc>
      </w:tr>
      <w:tr w:rsidR="00792975" w:rsidRPr="00792975" w14:paraId="2FCC38DF" w14:textId="77777777" w:rsidTr="00BD33A6">
        <w:trPr>
          <w:trHeight w:val="300"/>
          <w:jc w:val="center"/>
        </w:trPr>
        <w:tc>
          <w:tcPr>
            <w:tcW w:w="1980" w:type="dxa"/>
            <w:shd w:val="clear" w:color="auto" w:fill="FFFFFF" w:themeFill="background1"/>
            <w:noWrap/>
            <w:vAlign w:val="bottom"/>
            <w:hideMark/>
          </w:tcPr>
          <w:p w14:paraId="5BBC4265"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9</w:t>
            </w:r>
          </w:p>
        </w:tc>
        <w:tc>
          <w:tcPr>
            <w:tcW w:w="2341" w:type="dxa"/>
            <w:shd w:val="clear" w:color="auto" w:fill="FFFFFF" w:themeFill="background1"/>
            <w:noWrap/>
            <w:vAlign w:val="bottom"/>
            <w:hideMark/>
          </w:tcPr>
          <w:p w14:paraId="604BF195"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10</w:t>
            </w:r>
          </w:p>
        </w:tc>
        <w:tc>
          <w:tcPr>
            <w:tcW w:w="2268" w:type="dxa"/>
            <w:shd w:val="clear" w:color="auto" w:fill="FFFFFF" w:themeFill="background1"/>
            <w:noWrap/>
            <w:vAlign w:val="bottom"/>
            <w:hideMark/>
          </w:tcPr>
          <w:p w14:paraId="5C7FD99D"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2</w:t>
            </w:r>
          </w:p>
        </w:tc>
      </w:tr>
      <w:tr w:rsidR="00792975" w:rsidRPr="00792975" w14:paraId="04DB1156" w14:textId="77777777" w:rsidTr="00BD33A6">
        <w:trPr>
          <w:trHeight w:val="300"/>
          <w:jc w:val="center"/>
        </w:trPr>
        <w:tc>
          <w:tcPr>
            <w:tcW w:w="1980" w:type="dxa"/>
            <w:shd w:val="clear" w:color="auto" w:fill="FFFFFF" w:themeFill="background1"/>
            <w:noWrap/>
            <w:vAlign w:val="bottom"/>
            <w:hideMark/>
          </w:tcPr>
          <w:p w14:paraId="48AE9EE0"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10</w:t>
            </w:r>
          </w:p>
        </w:tc>
        <w:tc>
          <w:tcPr>
            <w:tcW w:w="2341" w:type="dxa"/>
            <w:shd w:val="clear" w:color="auto" w:fill="FFFFFF" w:themeFill="background1"/>
            <w:noWrap/>
            <w:vAlign w:val="bottom"/>
            <w:hideMark/>
          </w:tcPr>
          <w:p w14:paraId="6E11C55F" w14:textId="77777777" w:rsidR="00792975" w:rsidRPr="00BD33A6" w:rsidRDefault="00792975" w:rsidP="00792975">
            <w:pPr>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14</w:t>
            </w:r>
          </w:p>
        </w:tc>
        <w:tc>
          <w:tcPr>
            <w:tcW w:w="2268" w:type="dxa"/>
            <w:shd w:val="clear" w:color="auto" w:fill="FFFFFF" w:themeFill="background1"/>
            <w:noWrap/>
            <w:vAlign w:val="bottom"/>
            <w:hideMark/>
          </w:tcPr>
          <w:p w14:paraId="3ACDD116" w14:textId="77777777" w:rsidR="00792975" w:rsidRPr="00BD33A6" w:rsidRDefault="00792975" w:rsidP="005431D7">
            <w:pPr>
              <w:keepNext/>
              <w:spacing w:line="240" w:lineRule="auto"/>
              <w:jc w:val="right"/>
              <w:rPr>
                <w:rFonts w:eastAsia="Times New Roman" w:cs="Times New Roman"/>
                <w:color w:val="000000"/>
                <w:sz w:val="22"/>
                <w:szCs w:val="22"/>
                <w:lang w:eastAsia="en-US"/>
              </w:rPr>
            </w:pPr>
            <w:r w:rsidRPr="00BD33A6">
              <w:rPr>
                <w:rFonts w:eastAsia="Times New Roman" w:cs="Times New Roman"/>
                <w:color w:val="000000"/>
                <w:sz w:val="22"/>
                <w:szCs w:val="22"/>
                <w:lang w:eastAsia="en-US"/>
              </w:rPr>
              <w:t>0</w:t>
            </w:r>
          </w:p>
        </w:tc>
      </w:tr>
    </w:tbl>
    <w:p w14:paraId="5CE5D967" w14:textId="46C1B10E" w:rsidR="005431D7" w:rsidRDefault="005431D7">
      <w:pPr>
        <w:pStyle w:val="Caption"/>
      </w:pPr>
      <w:bookmarkStart w:id="153" w:name="_Toc184609170"/>
      <w:r>
        <w:t xml:space="preserve">Table </w:t>
      </w:r>
      <w:fldSimple w:instr=" SEQ Table \* ARABIC ">
        <w:r w:rsidR="00657F65">
          <w:rPr>
            <w:noProof/>
          </w:rPr>
          <w:t>16</w:t>
        </w:r>
      </w:fldSimple>
      <w:r w:rsidRPr="00BC26BE">
        <w:t>: Confidence and Personal Interest</w:t>
      </w:r>
      <w:bookmarkEnd w:id="153"/>
    </w:p>
    <w:p w14:paraId="6B660479" w14:textId="77777777" w:rsidR="009A41F6" w:rsidRDefault="3C0DC969" w:rsidP="0011643F">
      <w:pPr>
        <w:jc w:val="both"/>
      </w:pPr>
      <w:r w:rsidRPr="00534078">
        <w:t>The Confidence Levels of responses were calculated by adding the corresponding values of the 2 confidence</w:t>
      </w:r>
      <w:r w:rsidR="338C3753" w:rsidRPr="00534078">
        <w:t>-</w:t>
      </w:r>
      <w:r w:rsidRPr="00534078">
        <w:t>based questions to get a value on a scale of 1-10</w:t>
      </w:r>
      <w:r w:rsidR="0077035D">
        <w:t>.</w:t>
      </w:r>
    </w:p>
    <w:p w14:paraId="39F74495" w14:textId="7E44B776" w:rsidR="009A41F6" w:rsidRDefault="009A41F6" w:rsidP="0011643F">
      <w:pPr>
        <w:jc w:val="both"/>
        <w:sectPr w:rsidR="009A41F6" w:rsidSect="00BD1210">
          <w:headerReference w:type="default" r:id="rId67"/>
          <w:pgSz w:w="12240" w:h="15840"/>
          <w:pgMar w:top="720" w:right="720" w:bottom="720" w:left="720" w:header="720" w:footer="720" w:gutter="0"/>
          <w:pgNumType w:chapStyle="9"/>
          <w:cols w:space="720"/>
          <w:docGrid w:linePitch="381"/>
        </w:sectPr>
      </w:pPr>
    </w:p>
    <w:p w14:paraId="1E5CF523" w14:textId="07949EF4" w:rsidR="00F1379A" w:rsidRPr="00534078" w:rsidRDefault="3636A70B" w:rsidP="0011643F">
      <w:pPr>
        <w:jc w:val="both"/>
      </w:pPr>
      <w:r w:rsidRPr="00534078">
        <w:lastRenderedPageBreak/>
        <w:t xml:space="preserve">3 formulas were required to create this table with the help of the autofill feature. </w:t>
      </w:r>
      <w:r w:rsidR="00B50F66">
        <w:br/>
      </w:r>
      <w:r w:rsidR="00B50F66">
        <w:br/>
      </w:r>
      <w:r w:rsidR="00F1379A" w:rsidRPr="00534078">
        <w:t>This table was created using the following functions:</w:t>
      </w:r>
    </w:p>
    <w:p w14:paraId="6F3509E4" w14:textId="04CB30A6" w:rsidR="00F1379A" w:rsidRPr="00AD464E" w:rsidRDefault="00F1379A" w:rsidP="00AD464E">
      <w:pPr>
        <w:jc w:val="both"/>
        <w:rPr>
          <w:b/>
        </w:rPr>
      </w:pPr>
      <w:r w:rsidRPr="00AD464E">
        <w:rPr>
          <w:b/>
        </w:rPr>
        <w:t>SUM</w:t>
      </w:r>
      <w:r w:rsidR="00AD464E" w:rsidRPr="00AD464E">
        <w:rPr>
          <w:b/>
          <w:bCs/>
        </w:rPr>
        <w:t xml:space="preserve"> :</w:t>
      </w:r>
    </w:p>
    <w:p w14:paraId="5A89C6D1" w14:textId="77777777" w:rsidR="00BA4FA3" w:rsidRDefault="00BA4FA3" w:rsidP="00BA4FA3">
      <w:pPr>
        <w:pStyle w:val="ListParagraph"/>
        <w:jc w:val="both"/>
      </w:pPr>
    </w:p>
    <w:p w14:paraId="60C96949" w14:textId="74EADB22" w:rsidR="00F1379A" w:rsidRPr="00534078" w:rsidRDefault="00F1379A" w:rsidP="0011643F">
      <w:pPr>
        <w:jc w:val="both"/>
      </w:pPr>
      <w:r w:rsidRPr="0019162C">
        <w:t>The SUM function in Excel is used to calculate the total of two or more numbers, either from individual cells or a range of cells. It’s one of the most basic and widely used functions for arithmetic operations.</w:t>
      </w:r>
      <w:r w:rsidR="00725B26">
        <w:t>[1]</w:t>
      </w:r>
    </w:p>
    <w:p w14:paraId="29D9004B" w14:textId="77777777" w:rsidR="00F1379A" w:rsidRDefault="00F1379A" w:rsidP="0011643F">
      <w:pPr>
        <w:jc w:val="both"/>
      </w:pPr>
    </w:p>
    <w:p w14:paraId="04ED10DF" w14:textId="07912723" w:rsidR="00F1379A" w:rsidRDefault="00F1379A" w:rsidP="0011643F">
      <w:pPr>
        <w:jc w:val="both"/>
      </w:pPr>
      <w:r>
        <w:t xml:space="preserve">The syntax of the </w:t>
      </w:r>
      <w:r w:rsidRPr="003E45DC">
        <w:rPr>
          <w:b/>
        </w:rPr>
        <w:t xml:space="preserve">SUM </w:t>
      </w:r>
      <w:r>
        <w:t>function is:</w:t>
      </w:r>
    </w:p>
    <w:p w14:paraId="5BB6A2DA" w14:textId="66972AC0" w:rsidR="0011643F" w:rsidRPr="00962E96" w:rsidRDefault="005D3D8E" w:rsidP="0011643F">
      <w:pPr>
        <w:spacing w:line="240" w:lineRule="auto"/>
        <w:jc w:val="both"/>
        <w:rPr>
          <w:b/>
          <w:bCs/>
        </w:rPr>
      </w:pPr>
      <w:r w:rsidRPr="00962E96">
        <w:rPr>
          <w:b/>
          <w:bCs/>
          <w:noProof/>
        </w:rPr>
        <mc:AlternateContent>
          <mc:Choice Requires="wps">
            <w:drawing>
              <wp:anchor distT="0" distB="0" distL="114300" distR="114300" simplePos="0" relativeHeight="251608064" behindDoc="0" locked="0" layoutInCell="1" allowOverlap="1" wp14:anchorId="34ECEEBF" wp14:editId="5CDE226B">
                <wp:simplePos x="0" y="0"/>
                <wp:positionH relativeFrom="column">
                  <wp:posOffset>2039620</wp:posOffset>
                </wp:positionH>
                <wp:positionV relativeFrom="paragraph">
                  <wp:posOffset>88265</wp:posOffset>
                </wp:positionV>
                <wp:extent cx="1828800" cy="1828800"/>
                <wp:effectExtent l="0" t="0" r="24130" b="11430"/>
                <wp:wrapSquare wrapText="bothSides"/>
                <wp:docPr id="101214825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B516C9E" w14:textId="77777777" w:rsidR="00F1379A" w:rsidRPr="0043092E" w:rsidRDefault="00F1379A" w:rsidP="00F1379A">
                            <w:pPr>
                              <w:spacing w:line="240" w:lineRule="auto"/>
                              <w:rPr>
                                <w:b/>
                                <w:bCs/>
                              </w:rPr>
                            </w:pPr>
                            <w:r w:rsidRPr="003E45DC">
                              <w:rPr>
                                <w:b/>
                                <w:bCs/>
                              </w:rPr>
                              <w:t>=SUM(number1, [number2],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ECEEBF" id="_x0000_s1039" type="#_x0000_t202" style="position:absolute;left:0;text-align:left;margin-left:160.6pt;margin-top:6.95pt;width:2in;height:2in;z-index:251608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1omKwIAAFs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" filled="f" strokeweight=".5pt">
                <v:textbox style="mso-fit-shape-to-text:t">
                  <w:txbxContent>
                    <w:p w14:paraId="6B516C9E" w14:textId="77777777" w:rsidR="00F1379A" w:rsidRPr="0043092E" w:rsidRDefault="00F1379A" w:rsidP="00F1379A">
                      <w:pPr>
                        <w:spacing w:line="240" w:lineRule="auto"/>
                        <w:rPr>
                          <w:b/>
                          <w:bCs/>
                        </w:rPr>
                      </w:pPr>
                      <w:r w:rsidRPr="003E45DC">
                        <w:rPr>
                          <w:b/>
                          <w:bCs/>
                        </w:rPr>
                        <w:t>=SUM(number1, [number2], …)</w:t>
                      </w:r>
                    </w:p>
                  </w:txbxContent>
                </v:textbox>
                <w10:wrap type="square"/>
              </v:shape>
            </w:pict>
          </mc:Fallback>
        </mc:AlternateContent>
      </w:r>
    </w:p>
    <w:p w14:paraId="64CCDC7D" w14:textId="7F352B49" w:rsidR="00F1379A" w:rsidRDefault="00F1379A" w:rsidP="0011643F">
      <w:pPr>
        <w:spacing w:line="240" w:lineRule="auto"/>
        <w:jc w:val="both"/>
        <w:rPr>
          <w:del w:id="154" w:author="Suraiya Fathima" w:date="2024-12-06T16:56:00Z"/>
          <w:b/>
          <w:bCs/>
        </w:rPr>
      </w:pPr>
    </w:p>
    <w:p w14:paraId="263BDE34" w14:textId="77777777" w:rsidR="00F1379A" w:rsidRPr="003E45DC" w:rsidRDefault="00F1379A" w:rsidP="0011643F">
      <w:pPr>
        <w:spacing w:line="240" w:lineRule="auto"/>
        <w:jc w:val="both"/>
        <w:rPr>
          <w:b/>
          <w:bCs/>
        </w:rPr>
      </w:pPr>
    </w:p>
    <w:p w14:paraId="20ED5E74" w14:textId="6A79AF24" w:rsidR="004D7D1D" w:rsidRDefault="00FF7FC5" w:rsidP="00FF7FC5">
      <w:pPr>
        <w:pStyle w:val="Caption"/>
      </w:pPr>
      <w:bookmarkStart w:id="155" w:name="_Toc184603734"/>
      <w:r>
        <w:t xml:space="preserve">Formula </w:t>
      </w:r>
      <w:fldSimple w:instr=" SEQ Formula \* ARABIC ">
        <w:r w:rsidR="00657F65">
          <w:rPr>
            <w:noProof/>
          </w:rPr>
          <w:t>13</w:t>
        </w:r>
      </w:fldSimple>
      <w:r w:rsidRPr="00AD01CD">
        <w:t>: Confidence and Personal Interest: SUM - Syntax</w:t>
      </w:r>
      <w:bookmarkEnd w:id="155"/>
    </w:p>
    <w:p w14:paraId="579ACB23" w14:textId="27179D34" w:rsidR="00F1379A" w:rsidRDefault="00F1379A" w:rsidP="0011643F">
      <w:pPr>
        <w:jc w:val="both"/>
      </w:pPr>
      <w:r w:rsidRPr="003E45DC">
        <w:rPr>
          <w:b/>
        </w:rPr>
        <w:t>number1:</w:t>
      </w:r>
      <w:r>
        <w:t xml:space="preserve"> The first value or cell reference to include in the sum.</w:t>
      </w:r>
    </w:p>
    <w:p w14:paraId="0FAC91A9" w14:textId="77777777" w:rsidR="0011643F" w:rsidRDefault="0011643F" w:rsidP="0011643F">
      <w:pPr>
        <w:jc w:val="both"/>
        <w:rPr>
          <w:b/>
        </w:rPr>
      </w:pPr>
    </w:p>
    <w:p w14:paraId="686FDC92" w14:textId="1801948D" w:rsidR="00F1379A" w:rsidRPr="00534078" w:rsidRDefault="00F1379A" w:rsidP="0011643F">
      <w:pPr>
        <w:jc w:val="both"/>
      </w:pPr>
      <w:r w:rsidRPr="003E45DC">
        <w:rPr>
          <w:b/>
        </w:rPr>
        <w:t>number2, ...:</w:t>
      </w:r>
      <w:r>
        <w:t xml:space="preserve"> Additional values or cell references (optional).</w:t>
      </w:r>
    </w:p>
    <w:p w14:paraId="266DCB98" w14:textId="77777777" w:rsidR="00F1379A" w:rsidRDefault="00F1379A" w:rsidP="0011643F">
      <w:pPr>
        <w:jc w:val="both"/>
      </w:pPr>
    </w:p>
    <w:p w14:paraId="5D28580A" w14:textId="757A9AD1" w:rsidR="00F1379A" w:rsidRPr="00AC01E2" w:rsidRDefault="00F1379A" w:rsidP="0011643F">
      <w:pPr>
        <w:jc w:val="both"/>
      </w:pPr>
      <w:r>
        <w:t>Here, we use the SUM function to combine employment and career goal confidence - to measure the total confidence for each respondent as ‘S</w:t>
      </w:r>
      <w:r w:rsidR="00155022">
        <w:t>UM</w:t>
      </w:r>
      <w:r>
        <w:t xml:space="preserve"> of Confidence levels’ in column </w:t>
      </w:r>
      <w:r w:rsidR="009610A6">
        <w:t>M</w:t>
      </w:r>
      <w:r>
        <w:t xml:space="preserve"> as:</w:t>
      </w:r>
    </w:p>
    <w:p w14:paraId="6FC65EF5" w14:textId="77777777" w:rsidR="00F1379A" w:rsidRPr="00AC01E2" w:rsidRDefault="00F1379A" w:rsidP="0011643F">
      <w:pPr>
        <w:jc w:val="both"/>
      </w:pPr>
      <w:r>
        <w:rPr>
          <w:noProof/>
        </w:rPr>
        <mc:AlternateContent>
          <mc:Choice Requires="wps">
            <w:drawing>
              <wp:anchor distT="0" distB="0" distL="114300" distR="114300" simplePos="0" relativeHeight="251572224" behindDoc="0" locked="0" layoutInCell="1" allowOverlap="1" wp14:anchorId="2E29A69D" wp14:editId="2F442BA7">
                <wp:simplePos x="0" y="0"/>
                <wp:positionH relativeFrom="column">
                  <wp:posOffset>2752725</wp:posOffset>
                </wp:positionH>
                <wp:positionV relativeFrom="paragraph">
                  <wp:posOffset>143347</wp:posOffset>
                </wp:positionV>
                <wp:extent cx="1828800" cy="1828800"/>
                <wp:effectExtent l="0" t="0" r="26670" b="15240"/>
                <wp:wrapSquare wrapText="bothSides"/>
                <wp:docPr id="204611187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C0CACF" w14:textId="1F7BCD8C" w:rsidR="00F1379A" w:rsidRPr="00BA4FA3" w:rsidRDefault="00F1379A" w:rsidP="00F1379A">
                            <w:pPr>
                              <w:jc w:val="center"/>
                              <w:rPr>
                                <w:b/>
                              </w:rPr>
                            </w:pPr>
                            <w:r w:rsidRPr="00BA4FA3">
                              <w:rPr>
                                <w:b/>
                              </w:rPr>
                              <w:t>=SUM(</w:t>
                            </w:r>
                            <w:r w:rsidR="00155022" w:rsidRPr="00BA4FA3">
                              <w:rPr>
                                <w:b/>
                              </w:rPr>
                              <w:t>D</w:t>
                            </w:r>
                            <w:r w:rsidRPr="00BA4FA3">
                              <w:rPr>
                                <w:b/>
                              </w:rPr>
                              <w:t xml:space="preserve">2, </w:t>
                            </w:r>
                            <w:r w:rsidR="00155022" w:rsidRPr="00BA4FA3">
                              <w:rPr>
                                <w:b/>
                              </w:rPr>
                              <w:t>E</w:t>
                            </w:r>
                            <w:r w:rsidRPr="00BA4FA3">
                              <w:rPr>
                                <w: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29A69D" id="_x0000_s1040" type="#_x0000_t202" style="position:absolute;left:0;text-align:left;margin-left:216.75pt;margin-top:11.3pt;width:2in;height:2in;z-index:251572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A5GKwIAAFs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" filled="f" strokeweight=".5pt">
                <v:textbox style="mso-fit-shape-to-text:t">
                  <w:txbxContent>
                    <w:p w14:paraId="2DC0CACF" w14:textId="1F7BCD8C" w:rsidR="00F1379A" w:rsidRPr="00BA4FA3" w:rsidRDefault="00F1379A" w:rsidP="00F1379A">
                      <w:pPr>
                        <w:jc w:val="center"/>
                        <w:rPr>
                          <w:b/>
                        </w:rPr>
                      </w:pPr>
                      <w:r w:rsidRPr="00BA4FA3">
                        <w:rPr>
                          <w:b/>
                        </w:rPr>
                        <w:t>=SUM(</w:t>
                      </w:r>
                      <w:r w:rsidR="00155022" w:rsidRPr="00BA4FA3">
                        <w:rPr>
                          <w:b/>
                        </w:rPr>
                        <w:t>D</w:t>
                      </w:r>
                      <w:r w:rsidRPr="00BA4FA3">
                        <w:rPr>
                          <w:b/>
                        </w:rPr>
                        <w:t xml:space="preserve">2, </w:t>
                      </w:r>
                      <w:r w:rsidR="00155022" w:rsidRPr="00BA4FA3">
                        <w:rPr>
                          <w:b/>
                        </w:rPr>
                        <w:t>E</w:t>
                      </w:r>
                      <w:r w:rsidRPr="00BA4FA3">
                        <w:rPr>
                          <w:b/>
                        </w:rPr>
                        <w:t>2)</w:t>
                      </w:r>
                    </w:p>
                  </w:txbxContent>
                </v:textbox>
                <w10:wrap type="square"/>
              </v:shape>
            </w:pict>
          </mc:Fallback>
        </mc:AlternateContent>
      </w:r>
    </w:p>
    <w:p w14:paraId="2835C95A" w14:textId="77777777" w:rsidR="00F1379A" w:rsidRPr="00534078" w:rsidRDefault="00F1379A" w:rsidP="0011643F">
      <w:pPr>
        <w:jc w:val="both"/>
      </w:pPr>
    </w:p>
    <w:p w14:paraId="191C7F35" w14:textId="7B979E79" w:rsidR="00F1379A" w:rsidRDefault="00FF7FC5" w:rsidP="00FF7FC5">
      <w:pPr>
        <w:pStyle w:val="Caption"/>
      </w:pPr>
      <w:bookmarkStart w:id="156" w:name="_Toc184603735"/>
      <w:r>
        <w:t xml:space="preserve">Formula </w:t>
      </w:r>
      <w:fldSimple w:instr=" SEQ Formula \* ARABIC ">
        <w:r w:rsidR="00657F65">
          <w:rPr>
            <w:noProof/>
          </w:rPr>
          <w:t>14</w:t>
        </w:r>
      </w:fldSimple>
      <w:r w:rsidRPr="00BC63B5">
        <w:t>: Confidence and Personal Interest: SUM – Example Usage</w:t>
      </w:r>
      <w:bookmarkEnd w:id="156"/>
    </w:p>
    <w:bookmarkStart w:id="157" w:name="_MON_1795030953"/>
    <w:bookmarkEnd w:id="157"/>
    <w:p w14:paraId="0387E998" w14:textId="16B326CF" w:rsidR="00F1379A" w:rsidRDefault="007509C2" w:rsidP="005431D7">
      <w:pPr>
        <w:keepNext/>
        <w:jc w:val="center"/>
      </w:pPr>
      <w:r>
        <w:object w:dxaOrig="9795" w:dyaOrig="2759" w14:anchorId="483F2223">
          <v:shape id="_x0000_i18222" type="#_x0000_t75" style="width:490.25pt;height:137.95pt" o:ole="">
            <v:imagedata r:id="rId68" o:title=""/>
          </v:shape>
          <o:OLEObject Type="Embed" ProgID="Excel.Sheet.12" ShapeID="_x0000_i18222" DrawAspect="Content" ObjectID="_1795246970" r:id="rId69"/>
        </w:object>
      </w:r>
    </w:p>
    <w:p w14:paraId="5C767D1A" w14:textId="2437A4A9" w:rsidR="005431D7" w:rsidRDefault="005431D7" w:rsidP="005431D7">
      <w:pPr>
        <w:pStyle w:val="Caption"/>
      </w:pPr>
      <w:bookmarkStart w:id="158" w:name="_Toc184609171"/>
      <w:r>
        <w:t xml:space="preserve">Table </w:t>
      </w:r>
      <w:fldSimple w:instr=" SEQ Table \* ARABIC ">
        <w:r w:rsidR="00657F65">
          <w:rPr>
            <w:noProof/>
          </w:rPr>
          <w:t>17</w:t>
        </w:r>
      </w:fldSimple>
      <w:r w:rsidRPr="00D96BEE">
        <w:t>: Confidence and Personal Interest: SUM - Before</w:t>
      </w:r>
      <w:bookmarkEnd w:id="158"/>
    </w:p>
    <w:p w14:paraId="1019179B" w14:textId="01C5DC1C" w:rsidR="00F1379A" w:rsidRDefault="00F1379A" w:rsidP="004B5443">
      <w:pPr>
        <w:jc w:val="both"/>
      </w:pPr>
      <w:r>
        <w:t xml:space="preserve">When SUM function is applied to the columns </w:t>
      </w:r>
      <w:r w:rsidR="00601C2B">
        <w:t>D</w:t>
      </w:r>
      <w:r>
        <w:t xml:space="preserve"> and </w:t>
      </w:r>
      <w:r w:rsidR="00601C2B">
        <w:t>E</w:t>
      </w:r>
      <w:r>
        <w:t>, the values in these columns are summed up.</w:t>
      </w:r>
    </w:p>
    <w:p w14:paraId="2DAB4F4E" w14:textId="77777777" w:rsidR="00F1379A" w:rsidRDefault="00F1379A" w:rsidP="004B5443">
      <w:pPr>
        <w:jc w:val="both"/>
      </w:pPr>
    </w:p>
    <w:p w14:paraId="200E2D71" w14:textId="2EBA16B5" w:rsidR="00F1379A" w:rsidRDefault="00F1379A" w:rsidP="00C27575">
      <w:pPr>
        <w:spacing w:after="160"/>
        <w:jc w:val="both"/>
      </w:pPr>
      <w:r>
        <w:t xml:space="preserve">The sum of the values is then displayed in column </w:t>
      </w:r>
      <w:r w:rsidR="00601C2B">
        <w:t>M</w:t>
      </w:r>
      <w:r>
        <w:t xml:space="preserve"> - ‘S</w:t>
      </w:r>
      <w:r w:rsidR="004E5D33">
        <w:t>UM</w:t>
      </w:r>
      <w:r>
        <w:t xml:space="preserve"> of confidence levels.’</w:t>
      </w:r>
    </w:p>
    <w:bookmarkStart w:id="159" w:name="_MON_1795031710"/>
    <w:bookmarkEnd w:id="159"/>
    <w:p w14:paraId="5DE18C21" w14:textId="77777777" w:rsidR="00A44548" w:rsidRDefault="00C941C8" w:rsidP="005431D7">
      <w:pPr>
        <w:keepNext/>
        <w:spacing w:after="160"/>
        <w:jc w:val="center"/>
      </w:pPr>
      <w:r>
        <w:object w:dxaOrig="3823" w:dyaOrig="2153" w14:anchorId="175AB045">
          <v:shape id="_x0000_i18221" type="#_x0000_t75" style="width:191.55pt;height:107.95pt" o:ole="">
            <v:imagedata r:id="rId70" o:title=""/>
          </v:shape>
          <o:OLEObject Type="Embed" ProgID="Excel.Sheet.12" ShapeID="_x0000_i18221" DrawAspect="Content" ObjectID="_1795246971" r:id="rId71"/>
        </w:object>
      </w:r>
    </w:p>
    <w:p w14:paraId="69BD67A0" w14:textId="65F63F80" w:rsidR="005431D7" w:rsidRDefault="005431D7" w:rsidP="005431D7">
      <w:pPr>
        <w:pStyle w:val="Caption"/>
      </w:pPr>
      <w:bookmarkStart w:id="160" w:name="_Toc184609172"/>
      <w:r>
        <w:t xml:space="preserve">Table </w:t>
      </w:r>
      <w:fldSimple w:instr=" SEQ Table \* ARABIC ">
        <w:r w:rsidR="00657F65">
          <w:rPr>
            <w:noProof/>
          </w:rPr>
          <w:t>18</w:t>
        </w:r>
      </w:fldSimple>
      <w:r w:rsidRPr="00406A43">
        <w:t>: Confidence and Personal Interest: SUM - After</w:t>
      </w:r>
      <w:bookmarkEnd w:id="160"/>
    </w:p>
    <w:p w14:paraId="5AF2142D" w14:textId="18C1CCFC" w:rsidR="00F1379A" w:rsidRDefault="00F1379A" w:rsidP="00F1379A">
      <w:pPr>
        <w:spacing w:after="160"/>
        <w:jc w:val="center"/>
      </w:pPr>
      <w:r>
        <w:br w:type="page"/>
      </w:r>
    </w:p>
    <w:p w14:paraId="13FCF12B" w14:textId="19F939D6" w:rsidR="00F1379A" w:rsidRPr="0009236F" w:rsidRDefault="00F1379A" w:rsidP="004378C7">
      <w:pPr>
        <w:rPr>
          <w:b/>
          <w:bCs/>
        </w:rPr>
      </w:pPr>
      <w:r w:rsidRPr="0009236F">
        <w:rPr>
          <w:b/>
          <w:bCs/>
        </w:rPr>
        <w:lastRenderedPageBreak/>
        <w:t xml:space="preserve">UNIQUE </w:t>
      </w:r>
      <w:r w:rsidR="004378C7">
        <w:rPr>
          <w:b/>
          <w:bCs/>
        </w:rPr>
        <w:t>:</w:t>
      </w:r>
    </w:p>
    <w:p w14:paraId="69BCCAE5" w14:textId="462FD1E7" w:rsidR="00F1379A" w:rsidRDefault="00F1379A" w:rsidP="00C50DC1">
      <w:pPr>
        <w:jc w:val="both"/>
      </w:pPr>
      <w:r w:rsidRPr="009D3F41">
        <w:t>The UNIQUE function in Excel is used to extract distinct or unique values from a list or range of data, removing duplicates. This function is particularly useful when working with large datasets, as it helps summarize information efficiently by showing only the unique entries.</w:t>
      </w:r>
      <w:r w:rsidR="00E54AF5">
        <w:t>[4]</w:t>
      </w:r>
    </w:p>
    <w:p w14:paraId="0AC0AFF3" w14:textId="77777777" w:rsidR="00F1379A" w:rsidRPr="00AC01E2" w:rsidRDefault="00F1379A" w:rsidP="00C50DC1">
      <w:pPr>
        <w:jc w:val="both"/>
      </w:pPr>
    </w:p>
    <w:p w14:paraId="1D2AC151" w14:textId="3A24DE8B" w:rsidR="00F1379A" w:rsidRDefault="00F1379A" w:rsidP="00C50DC1">
      <w:pPr>
        <w:jc w:val="both"/>
      </w:pPr>
      <w:r>
        <w:t xml:space="preserve">The basic syntax of the </w:t>
      </w:r>
      <w:r w:rsidRPr="00AF1E6F">
        <w:rPr>
          <w:b/>
          <w:bCs/>
        </w:rPr>
        <w:t>UNIQUE</w:t>
      </w:r>
      <w:r>
        <w:t xml:space="preserve"> function is:</w:t>
      </w:r>
    </w:p>
    <w:p w14:paraId="09C8A7CF" w14:textId="337A4846" w:rsidR="004B5443" w:rsidRDefault="00605D87" w:rsidP="00C50DC1">
      <w:pPr>
        <w:jc w:val="both"/>
      </w:pPr>
      <w:r>
        <w:rPr>
          <w:noProof/>
        </w:rPr>
        <mc:AlternateContent>
          <mc:Choice Requires="wps">
            <w:drawing>
              <wp:anchor distT="0" distB="0" distL="114300" distR="114300" simplePos="0" relativeHeight="251755520" behindDoc="0" locked="0" layoutInCell="1" allowOverlap="1" wp14:anchorId="3FFEC926" wp14:editId="5FF85FE2">
                <wp:simplePos x="0" y="0"/>
                <wp:positionH relativeFrom="column">
                  <wp:posOffset>1653540</wp:posOffset>
                </wp:positionH>
                <wp:positionV relativeFrom="paragraph">
                  <wp:posOffset>149697</wp:posOffset>
                </wp:positionV>
                <wp:extent cx="1828800" cy="1828800"/>
                <wp:effectExtent l="0" t="0" r="24765" b="11430"/>
                <wp:wrapSquare wrapText="bothSides"/>
                <wp:docPr id="137149610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786D024" w14:textId="77777777" w:rsidR="00C9665C" w:rsidRPr="000B711F" w:rsidRDefault="00C9665C" w:rsidP="00C9665C">
                            <w:pPr>
                              <w:spacing w:line="240" w:lineRule="auto"/>
                              <w:jc w:val="both"/>
                              <w:rPr>
                                <w:b/>
                                <w:bCs/>
                              </w:rPr>
                            </w:pPr>
                            <w:r w:rsidRPr="007C24D4">
                              <w:rPr>
                                <w:b/>
                                <w:bCs/>
                              </w:rPr>
                              <w:t>=UNIQUE(array, [by_col], [exactly_once])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FEC926" id="_x0000_s1041" type="#_x0000_t202" style="position:absolute;left:0;text-align:left;margin-left:130.2pt;margin-top:11.8pt;width:2in;height:2in;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" filled="f" strokeweight=".5pt">
                <v:textbox style="mso-fit-shape-to-text:t">
                  <w:txbxContent>
                    <w:p w14:paraId="0786D024" w14:textId="77777777" w:rsidR="00C9665C" w:rsidRPr="000B711F" w:rsidRDefault="00C9665C" w:rsidP="00C9665C">
                      <w:pPr>
                        <w:spacing w:line="240" w:lineRule="auto"/>
                        <w:jc w:val="both"/>
                        <w:rPr>
                          <w:b/>
                          <w:bCs/>
                        </w:rPr>
                      </w:pPr>
                      <w:r w:rsidRPr="007C24D4">
                        <w:rPr>
                          <w:b/>
                          <w:bCs/>
                        </w:rPr>
                        <w:t>=UNIQUE(array, [by_col], [exactly_once])</w:t>
                      </w:r>
                    </w:p>
                  </w:txbxContent>
                </v:textbox>
                <w10:wrap type="square"/>
              </v:shape>
            </w:pict>
          </mc:Fallback>
        </mc:AlternateContent>
      </w:r>
    </w:p>
    <w:p w14:paraId="7AEB0B8B" w14:textId="77777777" w:rsidR="00C9665C" w:rsidRDefault="00C9665C" w:rsidP="00605D87">
      <w:pPr>
        <w:spacing w:line="240" w:lineRule="auto"/>
        <w:jc w:val="both"/>
      </w:pPr>
    </w:p>
    <w:p w14:paraId="167A9661" w14:textId="31160FF2" w:rsidR="00640278" w:rsidRPr="00C9665C" w:rsidRDefault="00605D87" w:rsidP="00605D87">
      <w:pPr>
        <w:pStyle w:val="Caption"/>
      </w:pPr>
      <w:bookmarkStart w:id="161" w:name="_Toc184603736"/>
      <w:r>
        <w:t xml:space="preserve">Formula </w:t>
      </w:r>
      <w:fldSimple w:instr=" SEQ Formula \* ARABIC ">
        <w:r w:rsidR="00657F65">
          <w:rPr>
            <w:noProof/>
          </w:rPr>
          <w:t>15</w:t>
        </w:r>
      </w:fldSimple>
      <w:r w:rsidRPr="00000BD8">
        <w:t>: Confidence and Personal Interest: UNIQUE - Syntax</w:t>
      </w:r>
      <w:bookmarkEnd w:id="161"/>
    </w:p>
    <w:p w14:paraId="560DB42E" w14:textId="49030E6B" w:rsidR="00F1379A" w:rsidRDefault="00F1379A" w:rsidP="00640278">
      <w:pPr>
        <w:spacing w:line="240" w:lineRule="auto"/>
        <w:jc w:val="both"/>
      </w:pPr>
      <w:r w:rsidRPr="007C24D4">
        <w:rPr>
          <w:b/>
          <w:bCs/>
        </w:rPr>
        <w:t>array</w:t>
      </w:r>
      <w:r>
        <w:t>: The range of cells or array from which you want to extract unique values (mandatory).</w:t>
      </w:r>
    </w:p>
    <w:p w14:paraId="66C62FCF" w14:textId="77777777" w:rsidR="00F1379A" w:rsidRDefault="00F1379A" w:rsidP="00C50DC1">
      <w:pPr>
        <w:pStyle w:val="ListParagraph"/>
        <w:spacing w:line="240" w:lineRule="auto"/>
        <w:jc w:val="both"/>
      </w:pPr>
    </w:p>
    <w:p w14:paraId="5C251601" w14:textId="77777777" w:rsidR="00F1379A" w:rsidRDefault="00F1379A" w:rsidP="00640278">
      <w:pPr>
        <w:spacing w:line="240" w:lineRule="auto"/>
        <w:jc w:val="both"/>
      </w:pPr>
      <w:r w:rsidRPr="007C24D4">
        <w:rPr>
          <w:b/>
          <w:bCs/>
        </w:rPr>
        <w:t>by_col</w:t>
      </w:r>
      <w:r>
        <w:t>: A logical value (TRUE or FALSE).</w:t>
      </w:r>
    </w:p>
    <w:p w14:paraId="15C9FD3B" w14:textId="77777777" w:rsidR="00F1379A" w:rsidRDefault="00F1379A" w:rsidP="00C50DC1">
      <w:pPr>
        <w:pStyle w:val="ListParagraph"/>
        <w:spacing w:line="240" w:lineRule="auto"/>
        <w:jc w:val="both"/>
      </w:pPr>
      <w:r>
        <w:t>FALSE (default): Extracts unique values row by row.</w:t>
      </w:r>
    </w:p>
    <w:p w14:paraId="0104843F" w14:textId="77777777" w:rsidR="00F1379A" w:rsidRDefault="00F1379A" w:rsidP="00C50DC1">
      <w:pPr>
        <w:pStyle w:val="ListParagraph"/>
        <w:spacing w:line="240" w:lineRule="auto"/>
        <w:jc w:val="both"/>
      </w:pPr>
      <w:r>
        <w:t>TRUE: Extracts unique values column by column.</w:t>
      </w:r>
    </w:p>
    <w:p w14:paraId="25522720" w14:textId="77777777" w:rsidR="00F1379A" w:rsidRDefault="00F1379A" w:rsidP="00C50DC1">
      <w:pPr>
        <w:pStyle w:val="ListParagraph"/>
        <w:spacing w:line="240" w:lineRule="auto"/>
        <w:jc w:val="both"/>
      </w:pPr>
    </w:p>
    <w:p w14:paraId="5BB3BFFB" w14:textId="77777777" w:rsidR="00F1379A" w:rsidRDefault="00F1379A" w:rsidP="00640278">
      <w:pPr>
        <w:spacing w:line="240" w:lineRule="auto"/>
        <w:jc w:val="both"/>
      </w:pPr>
      <w:r w:rsidRPr="007C24D4">
        <w:rPr>
          <w:b/>
          <w:bCs/>
        </w:rPr>
        <w:t>exactly_once</w:t>
      </w:r>
      <w:r>
        <w:t>: A logical value (TRUE or FALSE).</w:t>
      </w:r>
    </w:p>
    <w:p w14:paraId="19D8DEDC" w14:textId="77777777" w:rsidR="00F1379A" w:rsidRDefault="00F1379A" w:rsidP="00C50DC1">
      <w:pPr>
        <w:pStyle w:val="ListParagraph"/>
        <w:spacing w:line="240" w:lineRule="auto"/>
        <w:jc w:val="both"/>
      </w:pPr>
      <w:r w:rsidRPr="00D9557D">
        <w:rPr>
          <w:b/>
          <w:bCs/>
        </w:rPr>
        <w:t>FALSE</w:t>
      </w:r>
      <w:r>
        <w:t xml:space="preserve"> </w:t>
      </w:r>
      <w:r w:rsidRPr="007B6BFB">
        <w:t>(default)</w:t>
      </w:r>
      <w:r>
        <w:t>: Returns all unique values.</w:t>
      </w:r>
    </w:p>
    <w:p w14:paraId="2FEA5179" w14:textId="77777777" w:rsidR="00F1379A" w:rsidRDefault="00F1379A" w:rsidP="00C50DC1">
      <w:pPr>
        <w:pStyle w:val="ListParagraph"/>
        <w:spacing w:line="240" w:lineRule="auto"/>
        <w:jc w:val="both"/>
      </w:pPr>
      <w:r w:rsidRPr="00D9557D">
        <w:rPr>
          <w:b/>
          <w:bCs/>
        </w:rPr>
        <w:t>TRUE</w:t>
      </w:r>
      <w:r>
        <w:t>: Returns only values that appear exactly once in the range.</w:t>
      </w:r>
    </w:p>
    <w:p w14:paraId="4B446799" w14:textId="77777777" w:rsidR="00F1379A" w:rsidRPr="003660C5" w:rsidRDefault="00F1379A" w:rsidP="00C50DC1">
      <w:pPr>
        <w:pStyle w:val="ListParagraph"/>
        <w:spacing w:line="240" w:lineRule="auto"/>
        <w:jc w:val="both"/>
      </w:pPr>
    </w:p>
    <w:p w14:paraId="1A472DDA" w14:textId="205FEAC8" w:rsidR="00F1379A" w:rsidRDefault="00F1379A" w:rsidP="00C50DC1">
      <w:pPr>
        <w:spacing w:line="240" w:lineRule="auto"/>
        <w:jc w:val="both"/>
        <w:rPr>
          <w:color w:val="242424"/>
        </w:rPr>
      </w:pPr>
      <w:r>
        <w:rPr>
          <w:color w:val="242424"/>
        </w:rPr>
        <w:t>Here, we use the UNIQUE function to remove duplicate values from the ‘S</w:t>
      </w:r>
      <w:r w:rsidR="00EB105A">
        <w:rPr>
          <w:color w:val="242424"/>
        </w:rPr>
        <w:t>UM</w:t>
      </w:r>
      <w:r>
        <w:rPr>
          <w:color w:val="242424"/>
        </w:rPr>
        <w:t xml:space="preserve"> of Confidence levels’ column (i.e., column </w:t>
      </w:r>
      <w:r w:rsidR="00EB105A">
        <w:rPr>
          <w:color w:val="242424"/>
        </w:rPr>
        <w:t>M</w:t>
      </w:r>
      <w:r>
        <w:rPr>
          <w:color w:val="242424"/>
        </w:rPr>
        <w:t xml:space="preserve">) as: </w:t>
      </w:r>
    </w:p>
    <w:p w14:paraId="37B6D2CC" w14:textId="2FAA505C" w:rsidR="00F1379A" w:rsidRDefault="00EE5333" w:rsidP="00F1379A">
      <w:pPr>
        <w:spacing w:line="240" w:lineRule="auto"/>
        <w:rPr>
          <w:color w:val="242424"/>
        </w:rPr>
      </w:pPr>
      <w:ins w:id="162" w:author="Suraiya Fathima" w:date="2024-12-06T16:56:00Z">
        <w:r>
          <w:rPr>
            <w:noProof/>
          </w:rPr>
          <mc:AlternateContent>
            <mc:Choice Requires="wps">
              <w:drawing>
                <wp:anchor distT="0" distB="0" distL="114300" distR="114300" simplePos="0" relativeHeight="251624448" behindDoc="0" locked="0" layoutInCell="1" allowOverlap="1" wp14:anchorId="3290EAF6" wp14:editId="52600A83">
                  <wp:simplePos x="0" y="0"/>
                  <wp:positionH relativeFrom="column">
                    <wp:posOffset>2501900</wp:posOffset>
                  </wp:positionH>
                  <wp:positionV relativeFrom="paragraph">
                    <wp:posOffset>112867</wp:posOffset>
                  </wp:positionV>
                  <wp:extent cx="1828800" cy="1828800"/>
                  <wp:effectExtent l="0" t="0" r="14605" b="11430"/>
                  <wp:wrapSquare wrapText="bothSides"/>
                  <wp:docPr id="185144920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F9CA7B9" w14:textId="7E772C9A" w:rsidR="00F1379A" w:rsidRPr="004B5443" w:rsidRDefault="00F1379A" w:rsidP="00F1379A">
                              <w:pPr>
                                <w:spacing w:line="240" w:lineRule="auto"/>
                                <w:jc w:val="center"/>
                                <w:rPr>
                                  <w:b/>
                                </w:rPr>
                              </w:pPr>
                              <w:r w:rsidRPr="004B5443">
                                <w:rPr>
                                  <w:b/>
                                </w:rPr>
                                <w:t>=UNIQUE(</w:t>
                              </w:r>
                              <w:r w:rsidR="009273C0">
                                <w:rPr>
                                  <w:b/>
                                  <w:bCs/>
                                </w:rPr>
                                <w:t>M</w:t>
                              </w:r>
                              <w:r w:rsidRPr="004B5443">
                                <w:rPr>
                                  <w:b/>
                                  <w:bCs/>
                                </w:rPr>
                                <w:t>2:</w:t>
                              </w:r>
                              <w:r w:rsidR="009273C0">
                                <w:rPr>
                                  <w:b/>
                                  <w:bCs/>
                                </w:rPr>
                                <w:t>M</w:t>
                              </w:r>
                              <w:r w:rsidRPr="004B5443">
                                <w:rPr>
                                  <w:b/>
                                  <w:bCs/>
                                </w:rPr>
                                <w:t>57</w:t>
                              </w:r>
                              <w:r w:rsidRPr="004B5443">
                                <w:rPr>
                                  <w:b/>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90EAF6" id="_x0000_s1042" type="#_x0000_t202" style="position:absolute;margin-left:197pt;margin-top:8.9pt;width:2in;height:2in;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" filled="f" strokeweight=".5pt">
                  <v:textbox style="mso-fit-shape-to-text:t">
                    <w:txbxContent>
                      <w:p w14:paraId="6F9CA7B9" w14:textId="7E772C9A" w:rsidR="00F1379A" w:rsidRPr="004B5443" w:rsidRDefault="00F1379A" w:rsidP="00F1379A">
                        <w:pPr>
                          <w:spacing w:line="240" w:lineRule="auto"/>
                          <w:jc w:val="center"/>
                          <w:rPr>
                            <w:b/>
                          </w:rPr>
                        </w:pPr>
                        <w:r w:rsidRPr="004B5443">
                          <w:rPr>
                            <w:b/>
                          </w:rPr>
                          <w:t>=UNIQUE(</w:t>
                        </w:r>
                        <w:r w:rsidR="009273C0">
                          <w:rPr>
                            <w:b/>
                            <w:bCs/>
                          </w:rPr>
                          <w:t>M</w:t>
                        </w:r>
                        <w:r w:rsidRPr="004B5443">
                          <w:rPr>
                            <w:b/>
                            <w:bCs/>
                          </w:rPr>
                          <w:t>2:</w:t>
                        </w:r>
                        <w:r w:rsidR="009273C0">
                          <w:rPr>
                            <w:b/>
                            <w:bCs/>
                          </w:rPr>
                          <w:t>M</w:t>
                        </w:r>
                        <w:r w:rsidRPr="004B5443">
                          <w:rPr>
                            <w:b/>
                            <w:bCs/>
                          </w:rPr>
                          <w:t>57</w:t>
                        </w:r>
                        <w:r w:rsidRPr="004B5443">
                          <w:rPr>
                            <w:b/>
                          </w:rPr>
                          <w:t>)</w:t>
                        </w:r>
                      </w:p>
                    </w:txbxContent>
                  </v:textbox>
                  <w10:wrap type="square"/>
                </v:shape>
              </w:pict>
            </mc:Fallback>
          </mc:AlternateContent>
        </w:r>
      </w:ins>
    </w:p>
    <w:p w14:paraId="7BC1A456" w14:textId="5C0B117A" w:rsidR="00F1379A" w:rsidRPr="0065457E" w:rsidRDefault="00F1379A" w:rsidP="00F1379A">
      <w:pPr>
        <w:pStyle w:val="ListParagraph"/>
        <w:spacing w:line="240" w:lineRule="auto"/>
        <w:rPr>
          <w:color w:val="242424"/>
        </w:rPr>
      </w:pPr>
      <w:r>
        <w:rPr>
          <w:color w:val="242424"/>
        </w:rPr>
        <w:t xml:space="preserve"> </w:t>
      </w:r>
    </w:p>
    <w:p w14:paraId="48EA9B70" w14:textId="02E19A01" w:rsidR="00F1379A" w:rsidRPr="00EE5333" w:rsidRDefault="00EE5333" w:rsidP="00EE5333">
      <w:pPr>
        <w:pStyle w:val="Caption"/>
        <w:rPr>
          <w:color w:val="242424"/>
          <w:sz w:val="22"/>
          <w:szCs w:val="22"/>
        </w:rPr>
      </w:pPr>
      <w:bookmarkStart w:id="163" w:name="_Toc184603737"/>
      <w:r>
        <w:t xml:space="preserve">Formula </w:t>
      </w:r>
      <w:fldSimple w:instr=" SEQ Formula \* ARABIC ">
        <w:r w:rsidR="00657F65">
          <w:rPr>
            <w:noProof/>
          </w:rPr>
          <w:t>16</w:t>
        </w:r>
      </w:fldSimple>
      <w:r w:rsidRPr="00161DA8">
        <w:t>: Confidence and Personal Interest: UNIQUE – Example Usage</w:t>
      </w:r>
      <w:bookmarkEnd w:id="163"/>
    </w:p>
    <w:bookmarkStart w:id="164" w:name="_MON_1795031965"/>
    <w:bookmarkEnd w:id="164"/>
    <w:p w14:paraId="6B59E191" w14:textId="20EED861" w:rsidR="00F1379A" w:rsidRDefault="005431D7" w:rsidP="005431D7">
      <w:pPr>
        <w:pStyle w:val="ListParagraph"/>
        <w:keepNext/>
        <w:spacing w:line="240" w:lineRule="auto"/>
        <w:jc w:val="center"/>
        <w:rPr>
          <w:color w:val="242424"/>
          <w:sz w:val="22"/>
          <w:szCs w:val="22"/>
        </w:rPr>
      </w:pPr>
      <w:r>
        <w:rPr>
          <w:color w:val="242424"/>
          <w:sz w:val="22"/>
          <w:szCs w:val="22"/>
        </w:rPr>
        <w:object w:dxaOrig="3487" w:dyaOrig="3368" w14:anchorId="390D8669">
          <v:shape id="_x0000_i18220" type="#_x0000_t75" style="width:174pt;height:168.55pt" o:ole="">
            <v:imagedata r:id="rId72" o:title=""/>
          </v:shape>
          <o:OLEObject Type="Embed" ProgID="Excel.Sheet.12" ShapeID="_x0000_i18220" DrawAspect="Content" ObjectID="_1795246972" r:id="rId73"/>
        </w:object>
      </w:r>
    </w:p>
    <w:p w14:paraId="1CE6C03C" w14:textId="1C9692CC" w:rsidR="00F1379A" w:rsidRPr="00EF42AA" w:rsidRDefault="005431D7" w:rsidP="00EF42AA">
      <w:pPr>
        <w:pStyle w:val="Caption"/>
        <w:rPr>
          <w:color w:val="242424"/>
          <w:sz w:val="22"/>
          <w:szCs w:val="22"/>
        </w:rPr>
      </w:pPr>
      <w:bookmarkStart w:id="165" w:name="_Toc184609173"/>
      <w:r>
        <w:t xml:space="preserve">Table </w:t>
      </w:r>
      <w:fldSimple w:instr=" SEQ Table \* ARABIC ">
        <w:r w:rsidR="00657F65">
          <w:rPr>
            <w:noProof/>
          </w:rPr>
          <w:t>19</w:t>
        </w:r>
      </w:fldSimple>
      <w:r w:rsidRPr="009D45F9">
        <w:t>: Confidence and Personal Interest: UNIQUE - Before</w:t>
      </w:r>
      <w:bookmarkEnd w:id="165"/>
    </w:p>
    <w:p w14:paraId="7BC5E713" w14:textId="423A8B9B" w:rsidR="00F1379A" w:rsidRDefault="00F1379A" w:rsidP="00325B72">
      <w:pPr>
        <w:jc w:val="both"/>
      </w:pPr>
      <w:r w:rsidRPr="006360E3">
        <w:t xml:space="preserve">When UNIQUE function is applied to the range of cells - </w:t>
      </w:r>
      <w:r w:rsidR="00BA2BBB">
        <w:t>M</w:t>
      </w:r>
      <w:r w:rsidRPr="006360E3">
        <w:t xml:space="preserve">2 to </w:t>
      </w:r>
      <w:r w:rsidR="00BA2BBB">
        <w:t>M</w:t>
      </w:r>
      <w:r w:rsidRPr="006360E3">
        <w:t xml:space="preserve">57, it scans the range of cells and identifies all the distinct values – 8, 10, 7, 9, 6, 5. </w:t>
      </w:r>
    </w:p>
    <w:p w14:paraId="723EC201" w14:textId="77777777" w:rsidR="00F1379A" w:rsidRPr="006360E3" w:rsidRDefault="00F1379A" w:rsidP="00F1379A"/>
    <w:bookmarkStart w:id="166" w:name="_MON_1795032219"/>
    <w:bookmarkEnd w:id="166"/>
    <w:p w14:paraId="40CF655F" w14:textId="77777777" w:rsidR="00EC3D65" w:rsidRDefault="00C941C8" w:rsidP="00EC3D65">
      <w:pPr>
        <w:pStyle w:val="ListParagraph"/>
        <w:keepNext/>
        <w:spacing w:line="240" w:lineRule="auto"/>
        <w:jc w:val="center"/>
      </w:pPr>
      <w:r>
        <w:rPr>
          <w:color w:val="242424"/>
          <w:sz w:val="22"/>
          <w:szCs w:val="22"/>
        </w:rPr>
        <w:object w:dxaOrig="3506" w:dyaOrig="2763" w14:anchorId="56EA40FC">
          <v:shape id="_x0000_i18219" type="#_x0000_t75" style="width:174.95pt;height:138pt" o:ole="">
            <v:imagedata r:id="rId74" o:title=""/>
          </v:shape>
          <o:OLEObject Type="Embed" ProgID="Excel.Sheet.12" ShapeID="_x0000_i18219" DrawAspect="Content" ObjectID="_1795246973" r:id="rId75"/>
        </w:object>
      </w:r>
    </w:p>
    <w:p w14:paraId="2758C015" w14:textId="546B2CCA" w:rsidR="00F1379A" w:rsidRDefault="00EC3D65" w:rsidP="00EC3D65">
      <w:pPr>
        <w:pStyle w:val="Caption"/>
        <w:rPr>
          <w:color w:val="242424"/>
          <w:sz w:val="22"/>
          <w:szCs w:val="22"/>
        </w:rPr>
      </w:pPr>
      <w:bookmarkStart w:id="167" w:name="_Toc184609174"/>
      <w:r>
        <w:t xml:space="preserve">Table </w:t>
      </w:r>
      <w:fldSimple w:instr=" SEQ Table \* ARABIC ">
        <w:r w:rsidR="00657F65">
          <w:rPr>
            <w:noProof/>
          </w:rPr>
          <w:t>20</w:t>
        </w:r>
      </w:fldSimple>
      <w:r w:rsidRPr="00997487">
        <w:t>: Confidence and Personal Interest: UNIQUE - After</w:t>
      </w:r>
      <w:bookmarkEnd w:id="167"/>
    </w:p>
    <w:p w14:paraId="12CDAC4A" w14:textId="5FA27604" w:rsidR="00F1379A" w:rsidRDefault="00F1379A" w:rsidP="006A5083">
      <w:pPr>
        <w:spacing w:line="240" w:lineRule="auto"/>
        <w:jc w:val="both"/>
        <w:rPr>
          <w:color w:val="242424"/>
          <w:sz w:val="22"/>
          <w:szCs w:val="22"/>
        </w:rPr>
      </w:pPr>
      <w:r w:rsidRPr="006360E3">
        <w:t>The distinct values are then displayed as the output in a new column or row depending on how the function is applied. Here the function</w:t>
      </w:r>
      <w:r>
        <w:t xml:space="preserve"> is displayed in the new column </w:t>
      </w:r>
      <w:r w:rsidR="00175C80">
        <w:t>N</w:t>
      </w:r>
      <w:r>
        <w:t>,</w:t>
      </w:r>
      <w:r w:rsidRPr="006360E3">
        <w:t xml:space="preserve"> which has been titled C</w:t>
      </w:r>
      <w:r w:rsidR="00175C80">
        <w:t>ONFIDENCE LEVEL</w:t>
      </w:r>
      <w:r w:rsidRPr="006360E3">
        <w:t>.</w:t>
      </w:r>
    </w:p>
    <w:p w14:paraId="7757515F" w14:textId="77777777" w:rsidR="00F1379A" w:rsidRPr="00560BB1" w:rsidRDefault="00F1379A" w:rsidP="00F1379A">
      <w:pPr>
        <w:spacing w:after="160"/>
        <w:rPr>
          <w:color w:val="242424"/>
          <w:sz w:val="22"/>
          <w:szCs w:val="22"/>
        </w:rPr>
      </w:pPr>
      <w:r>
        <w:br w:type="page"/>
      </w:r>
    </w:p>
    <w:p w14:paraId="6BD99615" w14:textId="38E69F2F" w:rsidR="00F1379A" w:rsidRDefault="00F1379A" w:rsidP="004378C7">
      <w:pPr>
        <w:rPr>
          <w:b/>
        </w:rPr>
      </w:pPr>
      <w:r w:rsidRPr="00667E69">
        <w:rPr>
          <w:b/>
          <w:bCs/>
        </w:rPr>
        <w:lastRenderedPageBreak/>
        <w:t>SORT</w:t>
      </w:r>
      <w:r w:rsidR="004378C7">
        <w:rPr>
          <w:b/>
          <w:bCs/>
        </w:rPr>
        <w:t xml:space="preserve"> :</w:t>
      </w:r>
    </w:p>
    <w:p w14:paraId="781659A4" w14:textId="77777777" w:rsidR="00D4701D" w:rsidRPr="004378C7" w:rsidRDefault="00D4701D" w:rsidP="004378C7">
      <w:pPr>
        <w:rPr>
          <w:b/>
          <w:bCs/>
          <w:color w:val="242424"/>
          <w:sz w:val="22"/>
          <w:szCs w:val="22"/>
        </w:rPr>
      </w:pPr>
    </w:p>
    <w:p w14:paraId="155F851D" w14:textId="46176B7E" w:rsidR="00F1379A" w:rsidRDefault="00F1379A" w:rsidP="006A5083">
      <w:pPr>
        <w:spacing w:line="240" w:lineRule="auto"/>
        <w:jc w:val="both"/>
      </w:pPr>
      <w:r w:rsidRPr="00BA1526">
        <w:rPr>
          <w:b/>
          <w:bCs/>
        </w:rPr>
        <w:t xml:space="preserve">SORT </w:t>
      </w:r>
      <w:r w:rsidRPr="00534078">
        <w:t>returns a sorted array of the elements in an array</w:t>
      </w:r>
      <w:r>
        <w:t xml:space="preserve"> or range</w:t>
      </w:r>
      <w:r w:rsidRPr="00534078">
        <w:t>. The returned array is the same shape as the provided array argument.</w:t>
      </w:r>
      <w:r w:rsidR="00134FB5">
        <w:t>[3]</w:t>
      </w:r>
    </w:p>
    <w:p w14:paraId="0C826927" w14:textId="77777777" w:rsidR="00F1379A" w:rsidRPr="00BA1526" w:rsidRDefault="00F1379A" w:rsidP="00C50DC1">
      <w:pPr>
        <w:jc w:val="both"/>
        <w:rPr>
          <w:b/>
          <w:bCs/>
          <w:color w:val="242424"/>
          <w:sz w:val="22"/>
          <w:szCs w:val="22"/>
        </w:rPr>
      </w:pPr>
    </w:p>
    <w:p w14:paraId="0208B8D1" w14:textId="4B419C02" w:rsidR="00F1379A" w:rsidRDefault="00F1379A" w:rsidP="00C50DC1">
      <w:pPr>
        <w:jc w:val="both"/>
      </w:pPr>
      <w:r>
        <w:t xml:space="preserve">The basic syntax of the </w:t>
      </w:r>
      <w:r w:rsidRPr="00AF1E6F">
        <w:rPr>
          <w:b/>
          <w:bCs/>
        </w:rPr>
        <w:t>SORT</w:t>
      </w:r>
      <w:r>
        <w:t xml:space="preserve"> function is:</w:t>
      </w:r>
    </w:p>
    <w:p w14:paraId="10A5B967" w14:textId="2F0AC3E2" w:rsidR="00272407" w:rsidRDefault="00826B00" w:rsidP="005013F0">
      <w:pPr>
        <w:pStyle w:val="Caption"/>
        <w:spacing w:before="120"/>
      </w:pPr>
      <w:r>
        <w:rPr>
          <w:noProof/>
        </w:rPr>
        <mc:AlternateContent>
          <mc:Choice Requires="wps">
            <w:drawing>
              <wp:anchor distT="0" distB="0" distL="114300" distR="114300" simplePos="0" relativeHeight="251776000" behindDoc="0" locked="0" layoutInCell="1" allowOverlap="1" wp14:anchorId="0A49D654" wp14:editId="177E066B">
                <wp:simplePos x="0" y="0"/>
                <wp:positionH relativeFrom="column">
                  <wp:posOffset>1402080</wp:posOffset>
                </wp:positionH>
                <wp:positionV relativeFrom="page">
                  <wp:posOffset>2815541</wp:posOffset>
                </wp:positionV>
                <wp:extent cx="4035425" cy="346710"/>
                <wp:effectExtent l="0" t="0" r="22225" b="15240"/>
                <wp:wrapSquare wrapText="bothSides"/>
                <wp:docPr id="2062409250" name="Text Box 1"/>
                <wp:cNvGraphicFramePr/>
                <a:graphic xmlns:a="http://schemas.openxmlformats.org/drawingml/2006/main">
                  <a:graphicData uri="http://schemas.microsoft.com/office/word/2010/wordprocessingShape">
                    <wps:wsp>
                      <wps:cNvSpPr txBox="1"/>
                      <wps:spPr>
                        <a:xfrm>
                          <a:off x="0" y="0"/>
                          <a:ext cx="4035425" cy="346710"/>
                        </a:xfrm>
                        <a:prstGeom prst="rect">
                          <a:avLst/>
                        </a:prstGeom>
                        <a:noFill/>
                        <a:ln w="6350">
                          <a:solidFill>
                            <a:prstClr val="black"/>
                          </a:solidFill>
                        </a:ln>
                      </wps:spPr>
                      <wps:txbx>
                        <w:txbxContent>
                          <w:p w14:paraId="10533956" w14:textId="77777777" w:rsidR="007C25C6" w:rsidRPr="003C6B10" w:rsidRDefault="007C25C6">
                            <w:pPr>
                              <w:jc w:val="both"/>
                              <w:rPr>
                                <w:b/>
                                <w:bCs/>
                              </w:rPr>
                            </w:pPr>
                            <w:r w:rsidRPr="00BA1526">
                              <w:rPr>
                                <w:b/>
                                <w:bCs/>
                              </w:rPr>
                              <w:t>=SORT(array,[sort_index],[sort_order],[by_col])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9D654" id="_x0000_s1043" type="#_x0000_t202" style="position:absolute;left:0;text-align:left;margin-left:110.4pt;margin-top:221.7pt;width:317.75pt;height:27.3pt;z-index:251776000;visibility:visible;mso-wrap-style:non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" filled="f" strokeweight=".5pt">
                <v:textbox>
                  <w:txbxContent>
                    <w:p w14:paraId="10533956" w14:textId="77777777" w:rsidR="007C25C6" w:rsidRPr="003C6B10" w:rsidRDefault="007C25C6">
                      <w:pPr>
                        <w:jc w:val="both"/>
                        <w:rPr>
                          <w:b/>
                          <w:bCs/>
                        </w:rPr>
                      </w:pPr>
                      <w:r w:rsidRPr="00BA1526">
                        <w:rPr>
                          <w:b/>
                          <w:bCs/>
                        </w:rPr>
                        <w:t>=SORT(array,[sort_index],[sort_order],[by_col])</w:t>
                      </w:r>
                    </w:p>
                  </w:txbxContent>
                </v:textbox>
                <w10:wrap type="square" anchory="page"/>
              </v:shape>
            </w:pict>
          </mc:Fallback>
        </mc:AlternateContent>
      </w:r>
    </w:p>
    <w:p w14:paraId="7FD67270" w14:textId="77777777" w:rsidR="00826B00" w:rsidRDefault="00826B00" w:rsidP="00373D7E">
      <w:pPr>
        <w:pStyle w:val="Caption"/>
      </w:pPr>
      <w:bookmarkStart w:id="168" w:name="_Toc184603738"/>
    </w:p>
    <w:p w14:paraId="75D2982C" w14:textId="026B087E" w:rsidR="00373D7E" w:rsidRPr="00373D7E" w:rsidRDefault="00373D7E" w:rsidP="00373D7E">
      <w:pPr>
        <w:pStyle w:val="Caption"/>
      </w:pPr>
      <w:r>
        <w:t xml:space="preserve">Formula </w:t>
      </w:r>
      <w:fldSimple w:instr=" SEQ Formula \* ARABIC ">
        <w:r w:rsidR="00657F65">
          <w:rPr>
            <w:noProof/>
          </w:rPr>
          <w:t>17</w:t>
        </w:r>
      </w:fldSimple>
      <w:r w:rsidRPr="007021AC">
        <w:t>: Confidence and Personal Interest: SORT - Syntax</w:t>
      </w:r>
      <w:bookmarkEnd w:id="168"/>
    </w:p>
    <w:p w14:paraId="65D6D3ED" w14:textId="77777777" w:rsidR="00F1379A" w:rsidRDefault="00F1379A" w:rsidP="00C50DC1">
      <w:pPr>
        <w:jc w:val="both"/>
      </w:pPr>
      <w:r>
        <w:rPr>
          <w:b/>
          <w:bCs/>
        </w:rPr>
        <w:t>array</w:t>
      </w:r>
      <w:r w:rsidRPr="00534078">
        <w:rPr>
          <w:b/>
          <w:bCs/>
        </w:rPr>
        <w:t xml:space="preserve"> </w:t>
      </w:r>
      <w:r w:rsidRPr="00534078">
        <w:t>(Required):</w:t>
      </w:r>
      <w:r w:rsidRPr="00534078">
        <w:rPr>
          <w:b/>
          <w:bCs/>
        </w:rPr>
        <w:t xml:space="preserve"> </w:t>
      </w:r>
      <w:r w:rsidRPr="00534078">
        <w:t>The range, or array to sort</w:t>
      </w:r>
    </w:p>
    <w:p w14:paraId="7D8D13EB" w14:textId="77777777" w:rsidR="00F1379A" w:rsidRPr="00534078" w:rsidRDefault="00F1379A" w:rsidP="00C50DC1">
      <w:pPr>
        <w:jc w:val="both"/>
      </w:pPr>
    </w:p>
    <w:p w14:paraId="284222FF" w14:textId="77777777" w:rsidR="00F1379A" w:rsidRDefault="00F1379A" w:rsidP="00C50DC1">
      <w:pPr>
        <w:jc w:val="both"/>
      </w:pPr>
      <w:r w:rsidRPr="00534078">
        <w:rPr>
          <w:b/>
          <w:bCs/>
        </w:rPr>
        <w:t>[sort_index]</w:t>
      </w:r>
      <w:r w:rsidRPr="00534078">
        <w:t xml:space="preserve"> (Optional): A number indicating the row or column to sort by</w:t>
      </w:r>
    </w:p>
    <w:p w14:paraId="0C455799" w14:textId="77777777" w:rsidR="00F1379A" w:rsidRPr="00534078" w:rsidRDefault="00F1379A" w:rsidP="00C50DC1">
      <w:pPr>
        <w:jc w:val="both"/>
      </w:pPr>
    </w:p>
    <w:p w14:paraId="5B3E3C95" w14:textId="77777777" w:rsidR="00F1379A" w:rsidRDefault="00F1379A" w:rsidP="006A5083">
      <w:pPr>
        <w:spacing w:line="240" w:lineRule="auto"/>
        <w:jc w:val="both"/>
      </w:pPr>
      <w:r w:rsidRPr="00534078">
        <w:rPr>
          <w:b/>
          <w:bCs/>
        </w:rPr>
        <w:t>[sort_order]</w:t>
      </w:r>
      <w:r w:rsidRPr="00534078">
        <w:t xml:space="preserve"> (Optional): A number indicating the desired sort order; 1 for ascending order (default), -1 for descending order</w:t>
      </w:r>
    </w:p>
    <w:p w14:paraId="7DA6FC36" w14:textId="77777777" w:rsidR="00F1379A" w:rsidRPr="00534078" w:rsidRDefault="00F1379A" w:rsidP="00C50DC1">
      <w:pPr>
        <w:jc w:val="both"/>
      </w:pPr>
    </w:p>
    <w:p w14:paraId="0A26ACE4" w14:textId="799DED62" w:rsidR="00F1379A" w:rsidRDefault="00F1379A" w:rsidP="00C50DC1">
      <w:pPr>
        <w:jc w:val="both"/>
      </w:pPr>
      <w:r w:rsidRPr="00C87A5E">
        <w:rPr>
          <w:b/>
          <w:bCs/>
        </w:rPr>
        <w:t>[by_col]</w:t>
      </w:r>
      <w:r w:rsidRPr="00534078">
        <w:t xml:space="preserve"> (Optional): A logical value indicating the desired sort direction; FALSE to sort by row (default), TRUE to sort by column. </w:t>
      </w:r>
    </w:p>
    <w:p w14:paraId="08C35151" w14:textId="77777777" w:rsidR="00F1379A" w:rsidRDefault="00F1379A" w:rsidP="00C50DC1">
      <w:pPr>
        <w:jc w:val="both"/>
      </w:pPr>
    </w:p>
    <w:p w14:paraId="48134387" w14:textId="311A555C" w:rsidR="00F1379A" w:rsidRDefault="00F1379A" w:rsidP="00C50DC1">
      <w:pPr>
        <w:spacing w:line="240" w:lineRule="auto"/>
        <w:jc w:val="both"/>
        <w:rPr>
          <w:color w:val="242424"/>
        </w:rPr>
      </w:pPr>
      <w:r>
        <w:rPr>
          <w:color w:val="242424"/>
        </w:rPr>
        <w:t>Here, we use the SORT function to sort the values from the ‘</w:t>
      </w:r>
      <w:r w:rsidR="00BF29BF">
        <w:rPr>
          <w:color w:val="242424"/>
        </w:rPr>
        <w:t>SUM</w:t>
      </w:r>
      <w:r>
        <w:rPr>
          <w:color w:val="242424"/>
        </w:rPr>
        <w:t xml:space="preserve"> of Confidence levels’ column (i.e., column </w:t>
      </w:r>
      <w:r w:rsidR="00BF29BF">
        <w:rPr>
          <w:color w:val="242424"/>
        </w:rPr>
        <w:t>M</w:t>
      </w:r>
      <w:r>
        <w:rPr>
          <w:color w:val="242424"/>
        </w:rPr>
        <w:t xml:space="preserve">) in ascending order: </w:t>
      </w:r>
    </w:p>
    <w:p w14:paraId="2F9C7A72" w14:textId="590B26D8" w:rsidR="00F1379A" w:rsidRDefault="00C91EA9" w:rsidP="00F1379A">
      <w:pPr>
        <w:spacing w:after="160"/>
      </w:pPr>
      <w:r>
        <w:rPr>
          <w:noProof/>
        </w:rPr>
        <mc:AlternateContent>
          <mc:Choice Requires="wps">
            <w:drawing>
              <wp:anchor distT="0" distB="0" distL="114300" distR="114300" simplePos="0" relativeHeight="251825152" behindDoc="0" locked="0" layoutInCell="1" allowOverlap="1" wp14:anchorId="1E411713" wp14:editId="44E2CF41">
                <wp:simplePos x="0" y="0"/>
                <wp:positionH relativeFrom="column">
                  <wp:posOffset>2737485</wp:posOffset>
                </wp:positionH>
                <wp:positionV relativeFrom="paragraph">
                  <wp:posOffset>168579</wp:posOffset>
                </wp:positionV>
                <wp:extent cx="1828800" cy="370840"/>
                <wp:effectExtent l="0" t="0" r="24130" b="10160"/>
                <wp:wrapSquare wrapText="bothSides"/>
                <wp:docPr id="2005018108" name="Text Box 1"/>
                <wp:cNvGraphicFramePr/>
                <a:graphic xmlns:a="http://schemas.openxmlformats.org/drawingml/2006/main">
                  <a:graphicData uri="http://schemas.microsoft.com/office/word/2010/wordprocessingShape">
                    <wps:wsp>
                      <wps:cNvSpPr txBox="1"/>
                      <wps:spPr>
                        <a:xfrm>
                          <a:off x="0" y="0"/>
                          <a:ext cx="1828800" cy="370840"/>
                        </a:xfrm>
                        <a:prstGeom prst="rect">
                          <a:avLst/>
                        </a:prstGeom>
                        <a:noFill/>
                        <a:ln w="6350">
                          <a:solidFill>
                            <a:prstClr val="black"/>
                          </a:solidFill>
                        </a:ln>
                      </wps:spPr>
                      <wps:txbx>
                        <w:txbxContent>
                          <w:p w14:paraId="139523A2" w14:textId="77777777" w:rsidR="00F1379A" w:rsidRPr="00AF3577" w:rsidRDefault="00F1379A" w:rsidP="00AF3577">
                            <w:pPr>
                              <w:spacing w:line="240" w:lineRule="auto"/>
                              <w:rPr>
                                <w:b/>
                                <w:bCs/>
                              </w:rPr>
                            </w:pPr>
                            <w:r w:rsidRPr="00AF3577">
                              <w:rPr>
                                <w:b/>
                                <w:bCs/>
                              </w:rPr>
                              <w:t>=SORT(I2:I57))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11713" id="_x0000_s1044" type="#_x0000_t202" style="position:absolute;margin-left:215.55pt;margin-top:13.25pt;width:2in;height:29.2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" filled="f" strokeweight=".5pt">
                <v:textbox>
                  <w:txbxContent>
                    <w:p w14:paraId="139523A2" w14:textId="77777777" w:rsidR="00F1379A" w:rsidRPr="00AF3577" w:rsidRDefault="00F1379A" w:rsidP="00AF3577">
                      <w:pPr>
                        <w:spacing w:line="240" w:lineRule="auto"/>
                        <w:rPr>
                          <w:b/>
                          <w:bCs/>
                        </w:rPr>
                      </w:pPr>
                      <w:r w:rsidRPr="00AF3577">
                        <w:rPr>
                          <w:b/>
                          <w:bCs/>
                        </w:rPr>
                        <w:t>=SORT(I2:I57))</w:t>
                      </w:r>
                    </w:p>
                  </w:txbxContent>
                </v:textbox>
                <w10:wrap type="square"/>
              </v:shape>
            </w:pict>
          </mc:Fallback>
        </mc:AlternateContent>
      </w:r>
    </w:p>
    <w:p w14:paraId="27FD92D1" w14:textId="77777777" w:rsidR="00C91EA9" w:rsidRDefault="00C91EA9" w:rsidP="00373D7E">
      <w:pPr>
        <w:pStyle w:val="Caption"/>
      </w:pPr>
      <w:bookmarkStart w:id="169" w:name="_Toc184603739"/>
    </w:p>
    <w:p w14:paraId="409AB27F" w14:textId="22A1860F" w:rsidR="00742FD2" w:rsidRPr="008A199C" w:rsidRDefault="00373D7E" w:rsidP="00373D7E">
      <w:pPr>
        <w:pStyle w:val="Caption"/>
      </w:pPr>
      <w:r>
        <w:t xml:space="preserve">Formula </w:t>
      </w:r>
      <w:fldSimple w:instr=" SEQ Formula \* ARABIC ">
        <w:r w:rsidR="00657F65">
          <w:rPr>
            <w:noProof/>
          </w:rPr>
          <w:t>18</w:t>
        </w:r>
      </w:fldSimple>
      <w:r w:rsidRPr="007B4561">
        <w:t>: Confidence and Personal Interest: SORT – Example Usage</w:t>
      </w:r>
      <w:bookmarkEnd w:id="169"/>
      <w:r w:rsidR="008A199C">
        <w:br w:type="page"/>
      </w:r>
    </w:p>
    <w:bookmarkStart w:id="170" w:name="_MON_1795036034"/>
    <w:bookmarkEnd w:id="170"/>
    <w:p w14:paraId="29F76FCF" w14:textId="77777777" w:rsidR="008A199C" w:rsidRDefault="00C941C8" w:rsidP="008A199C">
      <w:pPr>
        <w:keepNext/>
        <w:spacing w:after="160"/>
        <w:jc w:val="center"/>
      </w:pPr>
      <w:r>
        <w:rPr>
          <w:color w:val="242424"/>
          <w:sz w:val="22"/>
          <w:szCs w:val="22"/>
        </w:rPr>
        <w:object w:dxaOrig="3169" w:dyaOrig="2458" w14:anchorId="73CBF164">
          <v:shape id="_x0000_i18218" type="#_x0000_t75" style="width:158.45pt;height:123pt" o:ole="">
            <v:imagedata r:id="rId76" o:title=""/>
          </v:shape>
          <o:OLEObject Type="Embed" ProgID="Excel.Sheet.12" ShapeID="_x0000_i18218" DrawAspect="Content" ObjectID="_1795246974" r:id="rId77"/>
        </w:object>
      </w:r>
    </w:p>
    <w:p w14:paraId="507B9908" w14:textId="77C0AA0E" w:rsidR="00F1379A" w:rsidRPr="008A199C" w:rsidRDefault="008A199C" w:rsidP="008A199C">
      <w:pPr>
        <w:pStyle w:val="Caption"/>
        <w:rPr>
          <w:color w:val="242424"/>
          <w:sz w:val="22"/>
          <w:szCs w:val="22"/>
        </w:rPr>
      </w:pPr>
      <w:bookmarkStart w:id="171" w:name="_Toc184609175"/>
      <w:r>
        <w:t xml:space="preserve">Table </w:t>
      </w:r>
      <w:fldSimple w:instr=" SEQ Table \* ARABIC ">
        <w:r w:rsidR="00657F65">
          <w:rPr>
            <w:noProof/>
          </w:rPr>
          <w:t>21</w:t>
        </w:r>
      </w:fldSimple>
      <w:r w:rsidRPr="0088024C">
        <w:t>: Confidence and Personal Interest: SORT - Before</w:t>
      </w:r>
      <w:bookmarkEnd w:id="171"/>
    </w:p>
    <w:p w14:paraId="30AAA7BE" w14:textId="18BD3158" w:rsidR="00F1379A" w:rsidRDefault="00F1379A" w:rsidP="00C50DC1">
      <w:pPr>
        <w:jc w:val="both"/>
      </w:pPr>
      <w:r w:rsidRPr="006360E3">
        <w:t xml:space="preserve">When </w:t>
      </w:r>
      <w:r>
        <w:t>SORT</w:t>
      </w:r>
      <w:r w:rsidRPr="006360E3">
        <w:t xml:space="preserve"> function is applied to the range of cells - </w:t>
      </w:r>
      <w:r w:rsidR="00FE1293">
        <w:t>M</w:t>
      </w:r>
      <w:r w:rsidRPr="006360E3">
        <w:t xml:space="preserve">2 to </w:t>
      </w:r>
      <w:r w:rsidR="00FE1293">
        <w:t>M</w:t>
      </w:r>
      <w:r w:rsidRPr="006360E3">
        <w:t xml:space="preserve">7, it scans the range of cells and </w:t>
      </w:r>
      <w:r>
        <w:t>sorts them in ascending order</w:t>
      </w:r>
      <w:r w:rsidRPr="006360E3">
        <w:t xml:space="preserve">. </w:t>
      </w:r>
    </w:p>
    <w:p w14:paraId="1DF1E3B7" w14:textId="77777777" w:rsidR="00F1379A" w:rsidRPr="006360E3" w:rsidRDefault="00F1379A" w:rsidP="00F1379A"/>
    <w:bookmarkStart w:id="172" w:name="_MON_1795036167"/>
    <w:bookmarkEnd w:id="172"/>
    <w:p w14:paraId="3F56D8EC" w14:textId="77777777" w:rsidR="008756E8" w:rsidRDefault="00C941C8" w:rsidP="008756E8">
      <w:pPr>
        <w:keepNext/>
        <w:jc w:val="center"/>
      </w:pPr>
      <w:r>
        <w:rPr>
          <w:color w:val="242424"/>
          <w:sz w:val="22"/>
          <w:szCs w:val="22"/>
        </w:rPr>
        <w:object w:dxaOrig="3149" w:dyaOrig="2458" w14:anchorId="71F86E1B">
          <v:shape id="_x0000_i18217" type="#_x0000_t75" style="width:157.45pt;height:123pt" o:ole="">
            <v:imagedata r:id="rId78" o:title=""/>
          </v:shape>
          <o:OLEObject Type="Embed" ProgID="Excel.Sheet.12" ShapeID="_x0000_i18217" DrawAspect="Content" ObjectID="_1795246975" r:id="rId79"/>
        </w:object>
      </w:r>
    </w:p>
    <w:p w14:paraId="14598227" w14:textId="2269B709" w:rsidR="00F1379A" w:rsidRDefault="008756E8" w:rsidP="008756E8">
      <w:pPr>
        <w:pStyle w:val="Caption"/>
        <w:rPr>
          <w:color w:val="242424"/>
          <w:sz w:val="22"/>
          <w:szCs w:val="22"/>
        </w:rPr>
      </w:pPr>
      <w:bookmarkStart w:id="173" w:name="_Toc184609176"/>
      <w:r>
        <w:t xml:space="preserve">Table </w:t>
      </w:r>
      <w:fldSimple w:instr=" SEQ Table \* ARABIC ">
        <w:r w:rsidR="00657F65">
          <w:rPr>
            <w:noProof/>
          </w:rPr>
          <w:t>22</w:t>
        </w:r>
      </w:fldSimple>
      <w:r w:rsidRPr="00D67E85">
        <w:t>: Confidence and Personal Interest: SORT - After</w:t>
      </w:r>
      <w:bookmarkEnd w:id="173"/>
    </w:p>
    <w:p w14:paraId="48E2DF58" w14:textId="513ECAAD" w:rsidR="00F1379A" w:rsidRDefault="00F1379A" w:rsidP="00E27C85">
      <w:pPr>
        <w:jc w:val="both"/>
      </w:pPr>
      <w:r w:rsidRPr="006360E3">
        <w:t>The</w:t>
      </w:r>
      <w:r>
        <w:t xml:space="preserve"> </w:t>
      </w:r>
      <w:r w:rsidRPr="006360E3">
        <w:t xml:space="preserve">values are then displayed as the output in </w:t>
      </w:r>
      <w:r>
        <w:t xml:space="preserve">the same </w:t>
      </w:r>
      <w:r w:rsidRPr="006360E3">
        <w:t>column. Here the function</w:t>
      </w:r>
      <w:r>
        <w:t xml:space="preserve"> is displayed in </w:t>
      </w:r>
      <w:r w:rsidR="000808FD">
        <w:t>column</w:t>
      </w:r>
      <w:r>
        <w:t xml:space="preserve"> </w:t>
      </w:r>
      <w:r w:rsidR="000808FD">
        <w:t>M</w:t>
      </w:r>
      <w:r>
        <w:t>,</w:t>
      </w:r>
      <w:r w:rsidRPr="006360E3">
        <w:t xml:space="preserve"> which has been titled C</w:t>
      </w:r>
      <w:r w:rsidR="000808FD">
        <w:t>ONFIDENCE LEVELS</w:t>
      </w:r>
      <w:r w:rsidRPr="006360E3">
        <w:t>.</w:t>
      </w:r>
    </w:p>
    <w:p w14:paraId="429F1041" w14:textId="77777777" w:rsidR="00F1379A" w:rsidRPr="00C87A5E" w:rsidRDefault="00F1379A" w:rsidP="00F1379A">
      <w:pPr>
        <w:jc w:val="center"/>
        <w:sectPr w:rsidR="00F1379A" w:rsidRPr="00C87A5E" w:rsidSect="00F1379A">
          <w:headerReference w:type="default" r:id="rId80"/>
          <w:pgSz w:w="12240" w:h="15840"/>
          <w:pgMar w:top="720" w:right="720" w:bottom="720" w:left="720" w:header="720" w:footer="720" w:gutter="0"/>
          <w:pgNumType w:chapStyle="9"/>
          <w:cols w:space="720"/>
          <w:docGrid w:linePitch="381"/>
        </w:sectPr>
      </w:pPr>
    </w:p>
    <w:p w14:paraId="6B3F6CEB" w14:textId="260F77DD" w:rsidR="00F1379A" w:rsidRDefault="00F1379A" w:rsidP="00E85DA7">
      <w:pPr>
        <w:rPr>
          <w:b/>
          <w:bCs/>
        </w:rPr>
      </w:pPr>
      <w:r w:rsidRPr="00773B5F">
        <w:rPr>
          <w:b/>
          <w:bCs/>
        </w:rPr>
        <w:lastRenderedPageBreak/>
        <w:t>COUNTIFS</w:t>
      </w:r>
      <w:r w:rsidR="00E85DA7">
        <w:rPr>
          <w:b/>
          <w:bCs/>
        </w:rPr>
        <w:t>:</w:t>
      </w:r>
    </w:p>
    <w:p w14:paraId="7B42755E" w14:textId="77777777" w:rsidR="00F1379A" w:rsidRPr="00773B5F" w:rsidRDefault="00F1379A" w:rsidP="00E27C85">
      <w:pPr>
        <w:jc w:val="both"/>
        <w:rPr>
          <w:b/>
          <w:bCs/>
        </w:rPr>
      </w:pPr>
    </w:p>
    <w:p w14:paraId="3F9D9D0C" w14:textId="2EF88144" w:rsidR="00F1379A" w:rsidRDefault="00F1379A" w:rsidP="00E27C85">
      <w:pPr>
        <w:jc w:val="both"/>
      </w:pPr>
      <w:r w:rsidRPr="00534078">
        <w:t xml:space="preserve">The </w:t>
      </w:r>
      <w:r w:rsidRPr="00534078">
        <w:rPr>
          <w:b/>
          <w:bCs/>
        </w:rPr>
        <w:t>COUNTIFS</w:t>
      </w:r>
      <w:r w:rsidRPr="00534078">
        <w:t xml:space="preserve"> function applies criteria to cells across multiple ranges and counts the number of times all criteria are met</w:t>
      </w:r>
      <w:r w:rsidR="004A718A">
        <w:t>.[2]</w:t>
      </w:r>
    </w:p>
    <w:p w14:paraId="1C9E9F9E" w14:textId="77777777" w:rsidR="00F1379A" w:rsidRPr="00534078" w:rsidRDefault="00F1379A" w:rsidP="00E27C85">
      <w:pPr>
        <w:jc w:val="both"/>
      </w:pPr>
    </w:p>
    <w:p w14:paraId="0C5E241A" w14:textId="77777777" w:rsidR="00F1379A" w:rsidRDefault="00F1379A" w:rsidP="00E27C85">
      <w:pPr>
        <w:jc w:val="both"/>
      </w:pPr>
      <w:r>
        <w:t xml:space="preserve">The basic syntax of the </w:t>
      </w:r>
      <w:r w:rsidRPr="00773B5F">
        <w:rPr>
          <w:b/>
          <w:bCs/>
        </w:rPr>
        <w:t>COUNTIFS</w:t>
      </w:r>
      <w:r>
        <w:t xml:space="preserve"> function is:</w:t>
      </w:r>
    </w:p>
    <w:p w14:paraId="5AF38F58" w14:textId="6EF81DE2" w:rsidR="000B3B5D" w:rsidRDefault="004E678F" w:rsidP="00E27C85">
      <w:pPr>
        <w:jc w:val="both"/>
      </w:pPr>
      <w:r>
        <w:rPr>
          <w:noProof/>
        </w:rPr>
        <mc:AlternateContent>
          <mc:Choice Requires="wps">
            <w:drawing>
              <wp:anchor distT="0" distB="0" distL="114300" distR="114300" simplePos="0" relativeHeight="251792384" behindDoc="0" locked="0" layoutInCell="1" allowOverlap="1" wp14:anchorId="0A00AA15" wp14:editId="7B4D14B5">
                <wp:simplePos x="0" y="0"/>
                <wp:positionH relativeFrom="column">
                  <wp:posOffset>666750</wp:posOffset>
                </wp:positionH>
                <wp:positionV relativeFrom="paragraph">
                  <wp:posOffset>147792</wp:posOffset>
                </wp:positionV>
                <wp:extent cx="1828800" cy="1828800"/>
                <wp:effectExtent l="0" t="0" r="26035" b="15240"/>
                <wp:wrapSquare wrapText="bothSides"/>
                <wp:docPr id="140255773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429D727" w14:textId="77777777" w:rsidR="004E678F" w:rsidRPr="006A5083" w:rsidRDefault="004E678F">
                            <w:pPr>
                              <w:jc w:val="both"/>
                              <w:rPr>
                                <w:b/>
                                <w:bCs/>
                              </w:rPr>
                            </w:pPr>
                            <w:r w:rsidRPr="006A5083">
                              <w:rPr>
                                <w:b/>
                                <w:bCs/>
                              </w:rPr>
                              <w:t>=COUNTIFS(criteria_range1, criteria1, [criteria_range2, criteria2]…)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00AA15" id="_x0000_s1045" type="#_x0000_t202" style="position:absolute;left:0;text-align:left;margin-left:52.5pt;margin-top:11.65pt;width:2in;height:2in;z-index:251792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KwIAAFs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" filled="f" strokeweight=".5pt">
                <v:textbox style="mso-fit-shape-to-text:t">
                  <w:txbxContent>
                    <w:p w14:paraId="4429D727" w14:textId="77777777" w:rsidR="004E678F" w:rsidRPr="006A5083" w:rsidRDefault="004E678F">
                      <w:pPr>
                        <w:jc w:val="both"/>
                        <w:rPr>
                          <w:b/>
                          <w:bCs/>
                        </w:rPr>
                      </w:pPr>
                      <w:r w:rsidRPr="006A5083">
                        <w:rPr>
                          <w:b/>
                          <w:bCs/>
                        </w:rPr>
                        <w:t>=COUNTIFS(criteria_range1, criteria1, [criteria_range2, criteria2]…)</w:t>
                      </w:r>
                    </w:p>
                  </w:txbxContent>
                </v:textbox>
                <w10:wrap type="square"/>
              </v:shape>
            </w:pict>
          </mc:Fallback>
        </mc:AlternateContent>
      </w:r>
    </w:p>
    <w:p w14:paraId="7B2E556B" w14:textId="27EDF5B6" w:rsidR="00F1379A" w:rsidRDefault="00F1379A" w:rsidP="00E27C85">
      <w:pPr>
        <w:jc w:val="both"/>
      </w:pPr>
    </w:p>
    <w:p w14:paraId="4CADFDEB" w14:textId="66A7BFED" w:rsidR="004E678F" w:rsidRDefault="009A107A" w:rsidP="009A107A">
      <w:pPr>
        <w:pStyle w:val="Caption"/>
      </w:pPr>
      <w:bookmarkStart w:id="174" w:name="_Toc184603740"/>
      <w:r>
        <w:t xml:space="preserve">Formula </w:t>
      </w:r>
      <w:fldSimple w:instr=" SEQ Formula \* ARABIC ">
        <w:r w:rsidR="00657F65">
          <w:rPr>
            <w:noProof/>
          </w:rPr>
          <w:t>19</w:t>
        </w:r>
      </w:fldSimple>
      <w:r w:rsidRPr="000961F0">
        <w:t>: Confidence and Personal Interest: COUNTIFS - Syntax</w:t>
      </w:r>
      <w:bookmarkEnd w:id="174"/>
    </w:p>
    <w:p w14:paraId="3B8FDF96" w14:textId="6344423D" w:rsidR="00F1379A" w:rsidRDefault="00F1379A" w:rsidP="00E27C85">
      <w:pPr>
        <w:jc w:val="both"/>
      </w:pPr>
      <w:r w:rsidRPr="00534078">
        <w:t xml:space="preserve">The </w:t>
      </w:r>
      <w:r w:rsidRPr="00534078">
        <w:rPr>
          <w:b/>
          <w:bCs/>
        </w:rPr>
        <w:t xml:space="preserve">COUNTIFS </w:t>
      </w:r>
      <w:r w:rsidRPr="00534078">
        <w:t>function syntax has the following arguments:</w:t>
      </w:r>
    </w:p>
    <w:p w14:paraId="19813EC2" w14:textId="77777777" w:rsidR="00F1379A" w:rsidRPr="00534078" w:rsidRDefault="00F1379A" w:rsidP="00E27C85">
      <w:pPr>
        <w:jc w:val="both"/>
      </w:pPr>
    </w:p>
    <w:p w14:paraId="0E5153F9" w14:textId="77777777" w:rsidR="00F1379A" w:rsidRPr="00534078" w:rsidRDefault="00F1379A" w:rsidP="00E27C85">
      <w:pPr>
        <w:jc w:val="both"/>
        <w:rPr>
          <w:rFonts w:eastAsia="Segoe UI" w:cs="Segoe UI"/>
          <w:color w:val="1E1E1E"/>
        </w:rPr>
      </w:pPr>
      <w:r w:rsidRPr="00534078">
        <w:rPr>
          <w:b/>
          <w:bCs/>
        </w:rPr>
        <w:t>criteria_range1</w:t>
      </w:r>
      <w:r w:rsidRPr="00534078">
        <w:t xml:space="preserve"> (Required): The first range in which to evaluate the associated criteria.</w:t>
      </w:r>
    </w:p>
    <w:p w14:paraId="610F3379" w14:textId="77777777" w:rsidR="00F1379A" w:rsidRDefault="00F1379A" w:rsidP="00E27C85">
      <w:pPr>
        <w:jc w:val="both"/>
        <w:rPr>
          <w:b/>
          <w:bCs/>
        </w:rPr>
      </w:pPr>
    </w:p>
    <w:p w14:paraId="1F3695C1" w14:textId="77777777" w:rsidR="00F1379A" w:rsidRPr="00534078" w:rsidRDefault="00F1379A" w:rsidP="00E27C85">
      <w:pPr>
        <w:jc w:val="both"/>
        <w:rPr>
          <w:rFonts w:eastAsia="Segoe UI" w:cs="Segoe UI"/>
          <w:color w:val="1E1E1E"/>
        </w:rPr>
      </w:pPr>
      <w:r w:rsidRPr="00534078">
        <w:rPr>
          <w:b/>
          <w:bCs/>
        </w:rPr>
        <w:t xml:space="preserve">criteria1 </w:t>
      </w:r>
      <w:r w:rsidRPr="00534078">
        <w:t xml:space="preserve">(Required): The criteria in the form of a number, expression, cell reference, or text that define which cells will be counted. </w:t>
      </w:r>
    </w:p>
    <w:p w14:paraId="0C1BDD11" w14:textId="77777777" w:rsidR="00F1379A" w:rsidRDefault="00F1379A" w:rsidP="00E27C85">
      <w:pPr>
        <w:jc w:val="both"/>
        <w:rPr>
          <w:b/>
          <w:bCs/>
        </w:rPr>
      </w:pPr>
    </w:p>
    <w:p w14:paraId="23FC8163" w14:textId="77777777" w:rsidR="00F1379A" w:rsidRDefault="00F1379A" w:rsidP="00E27C85">
      <w:pPr>
        <w:jc w:val="both"/>
      </w:pPr>
      <w:r w:rsidRPr="00534078">
        <w:rPr>
          <w:b/>
          <w:bCs/>
        </w:rPr>
        <w:t>criteria_range2, criteria2, ...</w:t>
      </w:r>
      <w:r w:rsidRPr="00534078">
        <w:t xml:space="preserve">    (Optional): Additional ranges and their associated criteria. Up to 127 range/criteria pairs are allowed.</w:t>
      </w:r>
    </w:p>
    <w:p w14:paraId="28FC6CE3" w14:textId="77777777" w:rsidR="00F1379A" w:rsidRDefault="00F1379A" w:rsidP="00E27C85">
      <w:pPr>
        <w:jc w:val="both"/>
      </w:pPr>
    </w:p>
    <w:p w14:paraId="76EA0399" w14:textId="77777777" w:rsidR="00F1379A" w:rsidRDefault="00F1379A" w:rsidP="00E27C85">
      <w:pPr>
        <w:spacing w:line="240" w:lineRule="auto"/>
        <w:jc w:val="both"/>
        <w:rPr>
          <w:color w:val="242424"/>
        </w:rPr>
      </w:pPr>
      <w:r>
        <w:rPr>
          <w:color w:val="242424"/>
        </w:rPr>
        <w:t xml:space="preserve">Here, we use the </w:t>
      </w:r>
      <w:r w:rsidRPr="001D066B">
        <w:rPr>
          <w:b/>
          <w:color w:val="242424"/>
        </w:rPr>
        <w:t>COUNTIFS</w:t>
      </w:r>
      <w:r>
        <w:rPr>
          <w:color w:val="242424"/>
        </w:rPr>
        <w:t xml:space="preserve"> function to count the number of occurrences of distinct values in a row, based on multiple criteria: </w:t>
      </w:r>
    </w:p>
    <w:p w14:paraId="0A98FB32" w14:textId="7E4BB6F9" w:rsidR="00F1379A" w:rsidRDefault="001C0D6C" w:rsidP="00E27C85">
      <w:pPr>
        <w:spacing w:line="240" w:lineRule="auto"/>
        <w:jc w:val="both"/>
        <w:rPr>
          <w:color w:val="242424"/>
        </w:rPr>
      </w:pPr>
      <w:r>
        <w:rPr>
          <w:noProof/>
        </w:rPr>
        <mc:AlternateContent>
          <mc:Choice Requires="wps">
            <w:drawing>
              <wp:anchor distT="0" distB="0" distL="114300" distR="114300" simplePos="0" relativeHeight="251808768" behindDoc="0" locked="0" layoutInCell="1" allowOverlap="1" wp14:anchorId="488F703D" wp14:editId="14FC5B0C">
                <wp:simplePos x="0" y="0"/>
                <wp:positionH relativeFrom="column">
                  <wp:posOffset>1677035</wp:posOffset>
                </wp:positionH>
                <wp:positionV relativeFrom="paragraph">
                  <wp:posOffset>140970</wp:posOffset>
                </wp:positionV>
                <wp:extent cx="1828800" cy="1828800"/>
                <wp:effectExtent l="0" t="0" r="27940" b="11430"/>
                <wp:wrapSquare wrapText="bothSides"/>
                <wp:docPr id="46085451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7C3F31F" w14:textId="42FB5029" w:rsidR="001C0D6C" w:rsidRPr="00F2093A" w:rsidRDefault="001C0D6C">
                            <w:pPr>
                              <w:spacing w:line="240" w:lineRule="auto"/>
                              <w:rPr>
                                <w:b/>
                                <w:bCs/>
                                <w:color w:val="242424"/>
                              </w:rPr>
                            </w:pPr>
                            <w:r w:rsidRPr="001C0D6C">
                              <w:rPr>
                                <w:b/>
                                <w:bCs/>
                                <w:color w:val="242424"/>
                              </w:rPr>
                              <w:t>=COUNTIFS(</w:t>
                            </w:r>
                            <w:r>
                              <w:rPr>
                                <w:b/>
                                <w:bCs/>
                                <w:color w:val="242424"/>
                              </w:rPr>
                              <w:t>A2:A57</w:t>
                            </w:r>
                            <w:r w:rsidRPr="001C0D6C">
                              <w:rPr>
                                <w:b/>
                                <w:bCs/>
                                <w:color w:val="242424"/>
                              </w:rPr>
                              <w:t>,</w:t>
                            </w:r>
                            <w:r>
                              <w:rPr>
                                <w:b/>
                                <w:bCs/>
                                <w:color w:val="242424"/>
                              </w:rPr>
                              <w:t xml:space="preserve"> “Yes”</w:t>
                            </w:r>
                            <w:r w:rsidRPr="001C0D6C">
                              <w:rPr>
                                <w:b/>
                                <w:bCs/>
                                <w:color w:val="242424"/>
                              </w:rPr>
                              <w:t>,</w:t>
                            </w:r>
                            <w:r>
                              <w:rPr>
                                <w:b/>
                                <w:bCs/>
                                <w:color w:val="242424"/>
                              </w:rPr>
                              <w:t xml:space="preserve"> B2:B57</w:t>
                            </w:r>
                            <w:r w:rsidRPr="001C0D6C">
                              <w:rPr>
                                <w:b/>
                                <w:bCs/>
                                <w:color w:val="242424"/>
                              </w:rPr>
                              <w:t>,</w:t>
                            </w:r>
                            <w:r>
                              <w:rPr>
                                <w:b/>
                                <w:bCs/>
                                <w:color w:val="242424"/>
                              </w:rPr>
                              <w:t xml:space="preserve"> C2</w:t>
                            </w:r>
                            <w:r w:rsidRPr="001C0D6C">
                              <w:rPr>
                                <w:b/>
                                <w:bCs/>
                                <w:color w:val="2424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88F703D" id="_x0000_s1046" type="#_x0000_t202" style="position:absolute;left:0;text-align:left;margin-left:132.05pt;margin-top:11.1pt;width:2in;height:2in;z-index:25180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" filled="f" strokeweight=".5pt">
                <v:textbox style="mso-fit-shape-to-text:t">
                  <w:txbxContent>
                    <w:p w14:paraId="37C3F31F" w14:textId="42FB5029" w:rsidR="001C0D6C" w:rsidRPr="00F2093A" w:rsidRDefault="001C0D6C">
                      <w:pPr>
                        <w:spacing w:line="240" w:lineRule="auto"/>
                        <w:rPr>
                          <w:b/>
                          <w:bCs/>
                          <w:color w:val="242424"/>
                        </w:rPr>
                      </w:pPr>
                      <w:r w:rsidRPr="001C0D6C">
                        <w:rPr>
                          <w:b/>
                          <w:bCs/>
                          <w:color w:val="242424"/>
                        </w:rPr>
                        <w:t>=COUNTIFS(</w:t>
                      </w:r>
                      <w:r>
                        <w:rPr>
                          <w:b/>
                          <w:bCs/>
                          <w:color w:val="242424"/>
                        </w:rPr>
                        <w:t>A2:A57</w:t>
                      </w:r>
                      <w:r w:rsidRPr="001C0D6C">
                        <w:rPr>
                          <w:b/>
                          <w:bCs/>
                          <w:color w:val="242424"/>
                        </w:rPr>
                        <w:t>,</w:t>
                      </w:r>
                      <w:r>
                        <w:rPr>
                          <w:b/>
                          <w:bCs/>
                          <w:color w:val="242424"/>
                        </w:rPr>
                        <w:t xml:space="preserve"> “Yes”</w:t>
                      </w:r>
                      <w:r w:rsidRPr="001C0D6C">
                        <w:rPr>
                          <w:b/>
                          <w:bCs/>
                          <w:color w:val="242424"/>
                        </w:rPr>
                        <w:t>,</w:t>
                      </w:r>
                      <w:r>
                        <w:rPr>
                          <w:b/>
                          <w:bCs/>
                          <w:color w:val="242424"/>
                        </w:rPr>
                        <w:t xml:space="preserve"> B2:B57</w:t>
                      </w:r>
                      <w:r w:rsidRPr="001C0D6C">
                        <w:rPr>
                          <w:b/>
                          <w:bCs/>
                          <w:color w:val="242424"/>
                        </w:rPr>
                        <w:t>,</w:t>
                      </w:r>
                      <w:r>
                        <w:rPr>
                          <w:b/>
                          <w:bCs/>
                          <w:color w:val="242424"/>
                        </w:rPr>
                        <w:t xml:space="preserve"> C2</w:t>
                      </w:r>
                      <w:r w:rsidRPr="001C0D6C">
                        <w:rPr>
                          <w:b/>
                          <w:bCs/>
                          <w:color w:val="242424"/>
                        </w:rPr>
                        <w:t>)</w:t>
                      </w:r>
                    </w:p>
                  </w:txbxContent>
                </v:textbox>
                <w10:wrap type="square"/>
              </v:shape>
            </w:pict>
          </mc:Fallback>
        </mc:AlternateContent>
      </w:r>
    </w:p>
    <w:p w14:paraId="401585E2" w14:textId="77777777" w:rsidR="00744504" w:rsidRDefault="00744504" w:rsidP="001C0D6C">
      <w:pPr>
        <w:pStyle w:val="Caption"/>
        <w:spacing w:before="120"/>
      </w:pPr>
    </w:p>
    <w:p w14:paraId="02CD94F4" w14:textId="6CACADB5" w:rsidR="005C0321" w:rsidRPr="003B1B81" w:rsidRDefault="00023C73" w:rsidP="00023C73">
      <w:pPr>
        <w:pStyle w:val="Caption"/>
        <w:rPr>
          <w:color w:val="242424"/>
        </w:rPr>
      </w:pPr>
      <w:bookmarkStart w:id="175" w:name="_Toc184603741"/>
      <w:r>
        <w:t xml:space="preserve">Formula </w:t>
      </w:r>
      <w:fldSimple w:instr=" SEQ Formula \* ARABIC ">
        <w:r w:rsidR="00657F65">
          <w:rPr>
            <w:noProof/>
          </w:rPr>
          <w:t>20</w:t>
        </w:r>
      </w:fldSimple>
      <w:r w:rsidRPr="00576EC0">
        <w:t>: Confidence and Personal Interest: COUNTIFS – Example Usage</w:t>
      </w:r>
      <w:bookmarkEnd w:id="175"/>
    </w:p>
    <w:p w14:paraId="3CB0AB77" w14:textId="77777777" w:rsidR="00F1379A" w:rsidRDefault="00F1379A" w:rsidP="00F1379A"/>
    <w:p w14:paraId="60AEB6D7" w14:textId="77777777" w:rsidR="00F1379A" w:rsidRDefault="00F1379A" w:rsidP="00F1379A"/>
    <w:bookmarkStart w:id="176" w:name="_1795097547"/>
    <w:bookmarkEnd w:id="176"/>
    <w:bookmarkStart w:id="177" w:name="_MON_1795138715"/>
    <w:bookmarkEnd w:id="177"/>
    <w:p w14:paraId="35E8FE5D" w14:textId="77777777" w:rsidR="00E8533E" w:rsidRDefault="0038673C" w:rsidP="00E8533E">
      <w:pPr>
        <w:keepNext/>
        <w:jc w:val="center"/>
      </w:pPr>
      <w:r w:rsidRPr="00F63A90">
        <w:rPr>
          <w:rFonts w:eastAsia="Segoe UI" w:cs="Segoe UI"/>
          <w:color w:val="1E1E1E"/>
        </w:rPr>
        <w:object w:dxaOrig="10731" w:dyaOrig="3063" w14:anchorId="62A4E77C">
          <v:shape id="_x0000_i18216" type="#_x0000_t75" style="width:536.55pt;height:153.45pt" o:ole="">
            <v:imagedata r:id="rId81" o:title=""/>
          </v:shape>
          <o:OLEObject Type="Embed" ProgID="Excel.Sheet.12" ShapeID="_x0000_i18216" DrawAspect="Content" ObjectID="_1795246976" r:id="rId82"/>
        </w:object>
      </w:r>
    </w:p>
    <w:p w14:paraId="282A85D4" w14:textId="120A898B" w:rsidR="007167B5" w:rsidRDefault="00E8533E" w:rsidP="00E8533E">
      <w:pPr>
        <w:pStyle w:val="Caption"/>
        <w:rPr>
          <w:rFonts w:eastAsia="Segoe UI" w:cs="Segoe UI"/>
          <w:color w:val="1E1E1E"/>
        </w:rPr>
      </w:pPr>
      <w:bookmarkStart w:id="178" w:name="_Toc184609177"/>
      <w:r>
        <w:t xml:space="preserve">Table </w:t>
      </w:r>
      <w:fldSimple w:instr=" SEQ Table \* ARABIC ">
        <w:r w:rsidR="00657F65">
          <w:rPr>
            <w:noProof/>
          </w:rPr>
          <w:t>23</w:t>
        </w:r>
      </w:fldSimple>
      <w:r w:rsidRPr="000C7ADB">
        <w:t>: Confidence and Personal Interest: COUNTIFS - Before</w:t>
      </w:r>
      <w:bookmarkEnd w:id="178"/>
    </w:p>
    <w:p w14:paraId="5D6168E6" w14:textId="4F08B438" w:rsidR="00F1379A" w:rsidRDefault="00F1379A" w:rsidP="00E27C85">
      <w:pPr>
        <w:jc w:val="both"/>
      </w:pPr>
      <w:r w:rsidRPr="006360E3">
        <w:t xml:space="preserve">When </w:t>
      </w:r>
      <w:r>
        <w:t>COUNTIF</w:t>
      </w:r>
      <w:r w:rsidR="00622603">
        <w:t>S</w:t>
      </w:r>
      <w:r>
        <w:t xml:space="preserve"> </w:t>
      </w:r>
      <w:r w:rsidRPr="006360E3">
        <w:t xml:space="preserve">function is applied to the range of cells - </w:t>
      </w:r>
      <w:r>
        <w:t>A</w:t>
      </w:r>
      <w:r w:rsidRPr="006360E3">
        <w:t>2</w:t>
      </w:r>
      <w:r w:rsidR="001D066B">
        <w:t>:</w:t>
      </w:r>
      <w:r>
        <w:t>A</w:t>
      </w:r>
      <w:r w:rsidRPr="006360E3">
        <w:t>57</w:t>
      </w:r>
      <w:r>
        <w:t xml:space="preserve"> &amp; B2:B57</w:t>
      </w:r>
      <w:r w:rsidRPr="006360E3">
        <w:t xml:space="preserve">, it scans the range of cells and </w:t>
      </w:r>
      <w:r>
        <w:t xml:space="preserve">counts </w:t>
      </w:r>
      <w:r w:rsidRPr="006360E3">
        <w:t xml:space="preserve">all </w:t>
      </w:r>
      <w:r>
        <w:t>values that satisfy the given criteria.</w:t>
      </w:r>
    </w:p>
    <w:p w14:paraId="67A23DA6" w14:textId="6F6F4722" w:rsidR="34A3FD0C" w:rsidRPr="00534078" w:rsidRDefault="00F1379A" w:rsidP="00E27C85">
      <w:pPr>
        <w:jc w:val="both"/>
      </w:pPr>
      <w:r>
        <w:t>Then the autofill feature is used to apply the same function across a whole column.</w:t>
      </w:r>
    </w:p>
    <w:p w14:paraId="45A7B51F" w14:textId="77777777" w:rsidR="007167B5" w:rsidRPr="00534078" w:rsidRDefault="007167B5" w:rsidP="00E27C85">
      <w:pPr>
        <w:jc w:val="both"/>
      </w:pPr>
    </w:p>
    <w:bookmarkStart w:id="179" w:name="_MON_1795102979"/>
    <w:bookmarkEnd w:id="179"/>
    <w:p w14:paraId="72D603E9" w14:textId="77777777" w:rsidR="00E8533E" w:rsidRDefault="00EA5A76" w:rsidP="00E8533E">
      <w:pPr>
        <w:keepNext/>
        <w:jc w:val="center"/>
      </w:pPr>
      <w:r w:rsidRPr="00F63A90">
        <w:rPr>
          <w:rFonts w:eastAsia="Segoe UI" w:cs="Segoe UI"/>
          <w:color w:val="1E1E1E"/>
        </w:rPr>
        <w:object w:dxaOrig="7910" w:dyaOrig="2759" w14:anchorId="7DAA4599">
          <v:shape id="_x0000_i18215" type="#_x0000_t75" style="width:395.5pt;height:137.95pt" o:ole="">
            <v:imagedata r:id="rId83" o:title=""/>
          </v:shape>
          <o:OLEObject Type="Embed" ProgID="Excel.Sheet.12" ShapeID="_x0000_i18215" DrawAspect="Content" ObjectID="_1795246977" r:id="rId84"/>
        </w:object>
      </w:r>
    </w:p>
    <w:p w14:paraId="6AC72C19" w14:textId="6D3DDCD7" w:rsidR="00E8533E" w:rsidRDefault="00E8533E" w:rsidP="00E8533E">
      <w:pPr>
        <w:pStyle w:val="Caption"/>
      </w:pPr>
      <w:bookmarkStart w:id="180" w:name="_Toc184609178"/>
      <w:r>
        <w:t xml:space="preserve">Table </w:t>
      </w:r>
      <w:fldSimple w:instr=" SEQ Table \* ARABIC ">
        <w:r w:rsidR="00657F65">
          <w:rPr>
            <w:noProof/>
          </w:rPr>
          <w:t>24</w:t>
        </w:r>
      </w:fldSimple>
      <w:r w:rsidRPr="00EE1D36">
        <w:t xml:space="preserve">: Confidence and Personal Interest: COUNTIFS </w:t>
      </w:r>
      <w:r>
        <w:t>–</w:t>
      </w:r>
      <w:r w:rsidRPr="00EE1D36">
        <w:t xml:space="preserve"> After</w:t>
      </w:r>
      <w:bookmarkEnd w:id="180"/>
    </w:p>
    <w:p w14:paraId="4CE6139E" w14:textId="7B247D4C" w:rsidR="00622603" w:rsidRPr="00E8533E" w:rsidRDefault="00E8533E" w:rsidP="00E8533E">
      <w:pPr>
        <w:spacing w:after="160"/>
        <w:rPr>
          <w:i/>
          <w:iCs/>
          <w:color w:val="0E2841" w:themeColor="text2"/>
          <w:sz w:val="20"/>
          <w:szCs w:val="20"/>
        </w:rPr>
      </w:pPr>
      <w:r>
        <w:br w:type="page"/>
      </w:r>
    </w:p>
    <w:p w14:paraId="6165C4F3" w14:textId="1D1CEFB0" w:rsidR="009D3785" w:rsidRDefault="00E15472" w:rsidP="009D3785">
      <w:pPr>
        <w:keepNext/>
        <w:jc w:val="center"/>
      </w:pPr>
      <w:r w:rsidRPr="00E15472">
        <w:rPr>
          <w:noProof/>
        </w:rPr>
        <w:lastRenderedPageBreak/>
        <w:drawing>
          <wp:inline distT="0" distB="0" distL="0" distR="0" wp14:anchorId="7A23E86F" wp14:editId="67143F47">
            <wp:extent cx="6858000" cy="2873375"/>
            <wp:effectExtent l="0" t="0" r="0" b="3175"/>
            <wp:docPr id="1074337512" name="Picture 1" descr="A graph showing the difference between a personal and a personal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37512" name="Picture 1" descr="A graph showing the difference between a personal and a personal level&#10;&#10;Description automatically generated"/>
                    <pic:cNvPicPr/>
                  </pic:nvPicPr>
                  <pic:blipFill>
                    <a:blip r:embed="rId85"/>
                    <a:stretch>
                      <a:fillRect/>
                    </a:stretch>
                  </pic:blipFill>
                  <pic:spPr>
                    <a:xfrm>
                      <a:off x="0" y="0"/>
                      <a:ext cx="6858000" cy="2873375"/>
                    </a:xfrm>
                    <a:prstGeom prst="rect">
                      <a:avLst/>
                    </a:prstGeom>
                  </pic:spPr>
                </pic:pic>
              </a:graphicData>
            </a:graphic>
          </wp:inline>
        </w:drawing>
      </w:r>
    </w:p>
    <w:p w14:paraId="56748045" w14:textId="2FAC1CB2" w:rsidR="054AAF3D" w:rsidRPr="00534078" w:rsidRDefault="009D3785" w:rsidP="00607002">
      <w:pPr>
        <w:pStyle w:val="Caption"/>
      </w:pPr>
      <w:bookmarkStart w:id="181" w:name="_Toc183686551"/>
      <w:bookmarkStart w:id="182" w:name="_Toc184603688"/>
      <w:r>
        <w:t xml:space="preserve">Figure </w:t>
      </w:r>
      <w:fldSimple w:instr=" SEQ Figure \* ARABIC ">
        <w:r w:rsidR="00657F65">
          <w:rPr>
            <w:noProof/>
          </w:rPr>
          <w:t>6</w:t>
        </w:r>
      </w:fldSimple>
      <w:r>
        <w:t>: Line Chart - Personal Interest and Confidence Levels</w:t>
      </w:r>
      <w:bookmarkEnd w:id="181"/>
      <w:bookmarkEnd w:id="182"/>
    </w:p>
    <w:p w14:paraId="2B415575" w14:textId="77777777" w:rsidR="004E2CA4" w:rsidRPr="00534078" w:rsidRDefault="004E2CA4" w:rsidP="00714C2A"/>
    <w:p w14:paraId="401D47B8" w14:textId="09F99E4D" w:rsidR="699D1142" w:rsidRPr="00534078" w:rsidRDefault="699D1142" w:rsidP="00C869AF">
      <w:pPr>
        <w:jc w:val="both"/>
      </w:pPr>
      <w:r w:rsidRPr="00534078">
        <w:t xml:space="preserve">The Table was then visualized with the help of a </w:t>
      </w:r>
      <w:r w:rsidR="68D57346" w:rsidRPr="00534078">
        <w:rPr>
          <w:b/>
          <w:bCs/>
        </w:rPr>
        <w:t>Line Chart.</w:t>
      </w:r>
      <w:r w:rsidR="003D2DBA" w:rsidRPr="003D2DBA">
        <w:t xml:space="preserve"> </w:t>
      </w:r>
      <w:r w:rsidR="003D2DBA">
        <w:t>[5]</w:t>
      </w:r>
    </w:p>
    <w:p w14:paraId="1A1F3F99" w14:textId="1BE19465" w:rsidR="00632543" w:rsidRPr="00534078" w:rsidRDefault="699D1142" w:rsidP="00C869AF">
      <w:pPr>
        <w:jc w:val="both"/>
      </w:pPr>
      <w:r w:rsidRPr="00534078">
        <w:t>This particular chart was used so it would be eas</w:t>
      </w:r>
      <w:r w:rsidR="0908A684" w:rsidRPr="00534078">
        <w:t xml:space="preserve">y </w:t>
      </w:r>
      <w:r w:rsidRPr="00534078">
        <w:t xml:space="preserve">to visualize the </w:t>
      </w:r>
      <w:r w:rsidR="5F33B985" w:rsidRPr="00534078">
        <w:t>change in</w:t>
      </w:r>
      <w:r w:rsidRPr="00534078">
        <w:t xml:space="preserve"> responses as </w:t>
      </w:r>
      <w:r w:rsidR="30ACDC5B" w:rsidRPr="00534078">
        <w:t xml:space="preserve">the confidence level </w:t>
      </w:r>
      <w:r w:rsidR="090F62DE" w:rsidRPr="00534078">
        <w:t>varies</w:t>
      </w:r>
      <w:r w:rsidR="30ACDC5B" w:rsidRPr="00534078">
        <w:t>.</w:t>
      </w:r>
      <w:r w:rsidR="7470595E" w:rsidRPr="00534078">
        <w:t xml:space="preserve"> Line graph</w:t>
      </w:r>
      <w:r w:rsidR="4712AD55" w:rsidRPr="00534078">
        <w:t>s</w:t>
      </w:r>
      <w:r w:rsidR="7470595E" w:rsidRPr="00534078">
        <w:t xml:space="preserve"> </w:t>
      </w:r>
      <w:r w:rsidR="14E6B360" w:rsidRPr="00534078">
        <w:t>are</w:t>
      </w:r>
      <w:r w:rsidR="7470595E" w:rsidRPr="00534078">
        <w:t xml:space="preserve"> a powerful tool to analyze continuous data in a very simplistic manner.</w:t>
      </w:r>
      <w:bookmarkStart w:id="183" w:name="_Toc893200908"/>
      <w:bookmarkStart w:id="184" w:name="_Toc543717757"/>
    </w:p>
    <w:p w14:paraId="505CF6AB" w14:textId="0BBC1140" w:rsidR="00D47B83" w:rsidRDefault="00D47B83" w:rsidP="00714C2A">
      <w:pPr>
        <w:sectPr w:rsidR="00D47B83" w:rsidSect="00BD1210">
          <w:headerReference w:type="default" r:id="rId86"/>
          <w:pgSz w:w="12240" w:h="15840"/>
          <w:pgMar w:top="720" w:right="720" w:bottom="720" w:left="720" w:header="720" w:footer="720" w:gutter="0"/>
          <w:pgNumType w:chapStyle="9"/>
          <w:cols w:space="720"/>
          <w:docGrid w:linePitch="381"/>
        </w:sectPr>
      </w:pPr>
    </w:p>
    <w:p w14:paraId="594A110E" w14:textId="067CD111" w:rsidR="00D26EA1" w:rsidRDefault="00D26EA1" w:rsidP="00C869AF">
      <w:pPr>
        <w:pStyle w:val="Heading2"/>
        <w:jc w:val="both"/>
      </w:pPr>
      <w:bookmarkStart w:id="185" w:name="_Toc184605920"/>
      <w:bookmarkEnd w:id="183"/>
      <w:bookmarkEnd w:id="184"/>
      <w:r>
        <w:lastRenderedPageBreak/>
        <w:t>3.</w:t>
      </w:r>
      <w:r w:rsidR="00C32D20">
        <w:t>5</w:t>
      </w:r>
      <w:r>
        <w:t xml:space="preserve"> Charts</w:t>
      </w:r>
      <w:r w:rsidRPr="00534078">
        <w:t xml:space="preserve"> used:</w:t>
      </w:r>
      <w:bookmarkEnd w:id="185"/>
      <w:r w:rsidRPr="00534078">
        <w:t xml:space="preserve"> </w:t>
      </w:r>
    </w:p>
    <w:p w14:paraId="64282F1D" w14:textId="77777777" w:rsidR="00A1795C" w:rsidRPr="00A1795C" w:rsidRDefault="00A1795C" w:rsidP="00C869AF">
      <w:pPr>
        <w:jc w:val="both"/>
      </w:pPr>
    </w:p>
    <w:p w14:paraId="62D4F58E" w14:textId="64F43E8D" w:rsidR="00A1795C" w:rsidRDefault="00A1795C" w:rsidP="00C869AF">
      <w:pPr>
        <w:jc w:val="both"/>
        <w:rPr>
          <w:b/>
          <w:bCs/>
        </w:rPr>
      </w:pPr>
      <w:r w:rsidRPr="00A1795C">
        <w:rPr>
          <w:b/>
          <w:bCs/>
        </w:rPr>
        <w:t>3.</w:t>
      </w:r>
      <w:r w:rsidR="00F23994">
        <w:rPr>
          <w:b/>
          <w:bCs/>
        </w:rPr>
        <w:t>5</w:t>
      </w:r>
      <w:r w:rsidRPr="00A1795C">
        <w:rPr>
          <w:b/>
          <w:bCs/>
        </w:rPr>
        <w:t>.1 Pie and doughnut charts</w:t>
      </w:r>
    </w:p>
    <w:p w14:paraId="707A6610" w14:textId="77777777" w:rsidR="00890FAC" w:rsidRPr="00A1795C" w:rsidRDefault="00890FAC" w:rsidP="00C869AF">
      <w:pPr>
        <w:jc w:val="both"/>
        <w:rPr>
          <w:b/>
          <w:bCs/>
        </w:rPr>
      </w:pPr>
    </w:p>
    <w:p w14:paraId="1EDD3F0D" w14:textId="2B9AB4CE" w:rsidR="00A1795C" w:rsidRPr="00A1795C" w:rsidRDefault="00A1795C" w:rsidP="00C869AF">
      <w:pPr>
        <w:jc w:val="both"/>
      </w:pPr>
      <w:r w:rsidRPr="00A1795C">
        <w:t>Data that's arranged in one column or row on a worksheet can be plotted in a pie chart.</w:t>
      </w:r>
      <w:r w:rsidR="006927D7">
        <w:t>[5]</w:t>
      </w:r>
      <w:r w:rsidRPr="00A1795C">
        <w:t xml:space="preserve"> Pie charts show the size of items in one data series, proportional to the sum of the items. The data points in a pie chart are shown as a percentage of the whole pie</w:t>
      </w:r>
      <w:r w:rsidR="007F77F9">
        <w:t>.</w:t>
      </w:r>
    </w:p>
    <w:p w14:paraId="0710BF92" w14:textId="77777777" w:rsidR="00A1795C" w:rsidRDefault="00A1795C" w:rsidP="00C869AF">
      <w:pPr>
        <w:jc w:val="both"/>
      </w:pPr>
    </w:p>
    <w:p w14:paraId="42E7CE69" w14:textId="55CFAFA8" w:rsidR="00D61D44" w:rsidRDefault="00D61D44" w:rsidP="00C869AF">
      <w:pPr>
        <w:jc w:val="both"/>
        <w:rPr>
          <w:b/>
          <w:bCs/>
        </w:rPr>
      </w:pPr>
      <w:r w:rsidRPr="00D61D44">
        <w:rPr>
          <w:b/>
          <w:bCs/>
        </w:rPr>
        <w:t>3.</w:t>
      </w:r>
      <w:r w:rsidR="00F23994">
        <w:rPr>
          <w:b/>
          <w:bCs/>
        </w:rPr>
        <w:t>5</w:t>
      </w:r>
      <w:r w:rsidRPr="00D61D44">
        <w:rPr>
          <w:b/>
          <w:bCs/>
        </w:rPr>
        <w:t>.2 Bar chart</w:t>
      </w:r>
    </w:p>
    <w:p w14:paraId="4BE59B0D" w14:textId="77777777" w:rsidR="00890FAC" w:rsidRPr="00D61D44" w:rsidRDefault="00890FAC" w:rsidP="00C869AF">
      <w:pPr>
        <w:jc w:val="both"/>
        <w:rPr>
          <w:b/>
          <w:bCs/>
        </w:rPr>
      </w:pPr>
    </w:p>
    <w:p w14:paraId="51E66AC9" w14:textId="6924359A" w:rsidR="00D61D44" w:rsidRDefault="00D61D44" w:rsidP="00C869AF">
      <w:pPr>
        <w:jc w:val="both"/>
      </w:pPr>
      <w:r w:rsidRPr="00D61D44">
        <w:t>Data that's arranged in columns or rows on a worksheet can be plotted in a bar chart.</w:t>
      </w:r>
      <w:r w:rsidR="00756D3D">
        <w:t>[5]</w:t>
      </w:r>
      <w:r w:rsidRPr="00D61D44">
        <w:t xml:space="preserve"> Bar charts illustrate comparisons among individual items. In a bar chart, the categories are typically organized along the vertical axis, and the values along the horizontal axis.</w:t>
      </w:r>
    </w:p>
    <w:p w14:paraId="49B0DD28" w14:textId="77777777" w:rsidR="00890FAC" w:rsidRPr="00D61D44" w:rsidRDefault="00890FAC" w:rsidP="00C869AF">
      <w:pPr>
        <w:jc w:val="both"/>
      </w:pPr>
    </w:p>
    <w:p w14:paraId="2F1385C7" w14:textId="54CFC810" w:rsidR="005D7F72" w:rsidRDefault="00E977F3" w:rsidP="009E0C30">
      <w:pPr>
        <w:ind w:left="720"/>
        <w:jc w:val="both"/>
        <w:rPr>
          <w:b/>
          <w:bCs/>
        </w:rPr>
      </w:pPr>
      <w:r>
        <w:rPr>
          <w:b/>
          <w:bCs/>
        </w:rPr>
        <w:t xml:space="preserve">3.5.2.1 </w:t>
      </w:r>
      <w:r w:rsidR="001B76A1" w:rsidRPr="001B76A1">
        <w:rPr>
          <w:b/>
          <w:bCs/>
        </w:rPr>
        <w:t>Types of bar charts</w:t>
      </w:r>
    </w:p>
    <w:p w14:paraId="1248A457" w14:textId="77777777" w:rsidR="00890FAC" w:rsidRDefault="00890FAC" w:rsidP="009E0C30">
      <w:pPr>
        <w:ind w:left="720"/>
        <w:jc w:val="both"/>
      </w:pPr>
    </w:p>
    <w:p w14:paraId="57FCD526" w14:textId="19E337B3" w:rsidR="001B76A1" w:rsidRDefault="001B76A1" w:rsidP="009E0C30">
      <w:pPr>
        <w:ind w:left="720"/>
        <w:jc w:val="both"/>
      </w:pPr>
      <w:r w:rsidRPr="001B76A1">
        <w:rPr>
          <w:b/>
          <w:bCs/>
        </w:rPr>
        <w:t>Clustered bar and 3-D clustered bar</w:t>
      </w:r>
      <w:r w:rsidRPr="001B76A1">
        <w:t>    A clustered bar chart shows bars in 2-D format. A 3-D clustered bar chart shows bars in 3-D format; it doesn’t use a depth axis.</w:t>
      </w:r>
    </w:p>
    <w:p w14:paraId="63623767" w14:textId="77777777" w:rsidR="00890FAC" w:rsidRPr="001B76A1" w:rsidRDefault="00890FAC" w:rsidP="009E0C30">
      <w:pPr>
        <w:ind w:left="1440"/>
        <w:jc w:val="both"/>
      </w:pPr>
    </w:p>
    <w:p w14:paraId="5C67BAAE" w14:textId="37986CA7" w:rsidR="001B76A1" w:rsidRDefault="001B76A1" w:rsidP="009E0C30">
      <w:pPr>
        <w:ind w:left="720"/>
        <w:jc w:val="both"/>
      </w:pPr>
      <w:r w:rsidRPr="001B76A1">
        <w:rPr>
          <w:b/>
          <w:bCs/>
        </w:rPr>
        <w:t>Stacked bar and 3-D stacked bar</w:t>
      </w:r>
      <w:r w:rsidRPr="001B76A1">
        <w:t>    Stacked bar charts show the relationship of individual items to the whole in 2-D bars. A 3-D stacked bar chart shows bars in 3-D format; it doesn’t use a depth axis.</w:t>
      </w:r>
    </w:p>
    <w:p w14:paraId="6DA39C40" w14:textId="77777777" w:rsidR="00890FAC" w:rsidRPr="001B76A1" w:rsidRDefault="00890FAC" w:rsidP="009E0C30">
      <w:pPr>
        <w:ind w:left="1440"/>
        <w:jc w:val="both"/>
      </w:pPr>
    </w:p>
    <w:p w14:paraId="074060AE" w14:textId="0845FF01" w:rsidR="00890FAC" w:rsidRDefault="001B76A1" w:rsidP="009E0C30">
      <w:pPr>
        <w:ind w:left="720"/>
        <w:jc w:val="both"/>
      </w:pPr>
      <w:r w:rsidRPr="001B76A1">
        <w:rPr>
          <w:b/>
          <w:bCs/>
        </w:rPr>
        <w:t>100% stacked bar and 3-D 100% stacked bar</w:t>
      </w:r>
      <w:r w:rsidRPr="001B76A1">
        <w:t>    A 100% stacked bar shows 2-D bars that compare the percentage that each value contributes to a total across categories. A 3-D 100% stacked bar chart shows bars in 3-D format; it doesn’t use a depth axis.</w:t>
      </w:r>
    </w:p>
    <w:p w14:paraId="0896E6B9" w14:textId="7DE9C5B6" w:rsidR="00D63C4B" w:rsidRDefault="00D63C4B" w:rsidP="00C869AF">
      <w:pPr>
        <w:spacing w:after="160"/>
        <w:jc w:val="both"/>
        <w:rPr>
          <w:b/>
          <w:bCs/>
        </w:rPr>
        <w:sectPr w:rsidR="00D63C4B" w:rsidSect="00BD1210">
          <w:headerReference w:type="default" r:id="rId87"/>
          <w:pgSz w:w="12240" w:h="15840"/>
          <w:pgMar w:top="720" w:right="720" w:bottom="720" w:left="720" w:header="720" w:footer="720" w:gutter="0"/>
          <w:pgNumType w:chapStyle="9"/>
          <w:cols w:space="720"/>
          <w:docGrid w:linePitch="381"/>
        </w:sectPr>
      </w:pPr>
    </w:p>
    <w:p w14:paraId="7CEACF65" w14:textId="531D57AB" w:rsidR="007D4FED" w:rsidRDefault="00A64A87" w:rsidP="00C869AF">
      <w:pPr>
        <w:tabs>
          <w:tab w:val="left" w:pos="90"/>
        </w:tabs>
        <w:jc w:val="both"/>
        <w:rPr>
          <w:b/>
          <w:bCs/>
        </w:rPr>
      </w:pPr>
      <w:r w:rsidRPr="00A64A87">
        <w:rPr>
          <w:b/>
          <w:bCs/>
        </w:rPr>
        <w:lastRenderedPageBreak/>
        <w:t>3.</w:t>
      </w:r>
      <w:r w:rsidR="00F23994">
        <w:rPr>
          <w:b/>
          <w:bCs/>
        </w:rPr>
        <w:t>5</w:t>
      </w:r>
      <w:r w:rsidRPr="00A64A87">
        <w:rPr>
          <w:b/>
          <w:bCs/>
        </w:rPr>
        <w:t xml:space="preserve">.3 </w:t>
      </w:r>
      <w:r w:rsidR="007D4FED" w:rsidRPr="007D4FED">
        <w:rPr>
          <w:b/>
          <w:bCs/>
        </w:rPr>
        <w:t>Column chart</w:t>
      </w:r>
    </w:p>
    <w:p w14:paraId="617BC7AA" w14:textId="77777777" w:rsidR="00890FAC" w:rsidRPr="005D3D8E" w:rsidRDefault="00890FAC" w:rsidP="00C869AF">
      <w:pPr>
        <w:jc w:val="both"/>
      </w:pPr>
    </w:p>
    <w:p w14:paraId="45B20C44" w14:textId="67332830" w:rsidR="007D4FED" w:rsidRDefault="007D4FED" w:rsidP="00C869AF">
      <w:pPr>
        <w:jc w:val="both"/>
      </w:pPr>
      <w:r w:rsidRPr="007D4FED">
        <w:t>Data that’s arranged in columns or rows on a worksheet can be plotted in a column chart.</w:t>
      </w:r>
      <w:r w:rsidR="00AE2E5D">
        <w:t>[5]</w:t>
      </w:r>
      <w:r w:rsidRPr="007D4FED">
        <w:t xml:space="preserve"> A column chart typically displays categories along the horizontal (category) axis and values along the vertical (value) axis, as shown in this chart:</w:t>
      </w:r>
    </w:p>
    <w:p w14:paraId="2580E35D" w14:textId="77777777" w:rsidR="00890FAC" w:rsidRDefault="00890FAC" w:rsidP="00C869AF">
      <w:pPr>
        <w:jc w:val="both"/>
      </w:pPr>
    </w:p>
    <w:p w14:paraId="6690DA01" w14:textId="7ADD0B9D" w:rsidR="00A64A87" w:rsidRDefault="006C6A02" w:rsidP="006C6A02">
      <w:pPr>
        <w:ind w:left="720"/>
        <w:jc w:val="both"/>
        <w:rPr>
          <w:b/>
          <w:bCs/>
        </w:rPr>
      </w:pPr>
      <w:r>
        <w:rPr>
          <w:b/>
          <w:bCs/>
        </w:rPr>
        <w:t xml:space="preserve">3.5.3.1 </w:t>
      </w:r>
      <w:r w:rsidR="00911DCA" w:rsidRPr="00911DCA">
        <w:rPr>
          <w:b/>
          <w:bCs/>
        </w:rPr>
        <w:t>Types of column charts</w:t>
      </w:r>
    </w:p>
    <w:p w14:paraId="7AE2B103" w14:textId="77777777" w:rsidR="00890FAC" w:rsidRDefault="00890FAC" w:rsidP="006C6A02">
      <w:pPr>
        <w:ind w:left="720"/>
        <w:jc w:val="both"/>
      </w:pPr>
    </w:p>
    <w:p w14:paraId="15C3525A" w14:textId="7B3B4AEF" w:rsidR="00911DCA" w:rsidRPr="00911DCA" w:rsidRDefault="00911DCA" w:rsidP="006C6A02">
      <w:pPr>
        <w:ind w:left="720"/>
        <w:jc w:val="both"/>
      </w:pPr>
      <w:r w:rsidRPr="00911DCA">
        <w:rPr>
          <w:b/>
          <w:bCs/>
        </w:rPr>
        <w:t>Clustered column and 3-D clustered column</w:t>
      </w:r>
      <w:r w:rsidR="009378E3">
        <w:rPr>
          <w:b/>
          <w:bCs/>
        </w:rPr>
        <w:t xml:space="preserve">    </w:t>
      </w:r>
      <w:r w:rsidRPr="00911DCA">
        <w:t>A clustered column chart shows values in 2-D columns. A 3-D clustered column chart shows columns in 3-D format, but it doesn’t use a third value axis (depth axis). Use this chart when you have categories that represent:</w:t>
      </w:r>
    </w:p>
    <w:p w14:paraId="013AF8E7" w14:textId="77777777" w:rsidR="00911DCA" w:rsidRPr="00911DCA" w:rsidRDefault="00911DCA" w:rsidP="006C6A02">
      <w:pPr>
        <w:ind w:left="720" w:firstLine="720"/>
        <w:jc w:val="both"/>
      </w:pPr>
      <w:r w:rsidRPr="002B1D42">
        <w:rPr>
          <w:b/>
        </w:rPr>
        <w:t>Ranges of values</w:t>
      </w:r>
      <w:r w:rsidRPr="00911DCA">
        <w:t xml:space="preserve"> (for example, item counts).</w:t>
      </w:r>
    </w:p>
    <w:p w14:paraId="4E6B5DDB" w14:textId="77777777" w:rsidR="00911DCA" w:rsidRPr="00911DCA" w:rsidRDefault="00911DCA" w:rsidP="006C6A02">
      <w:pPr>
        <w:ind w:left="1440"/>
        <w:jc w:val="both"/>
      </w:pPr>
      <w:r w:rsidRPr="002B1D42">
        <w:rPr>
          <w:b/>
        </w:rPr>
        <w:t>Specific scale arrangements</w:t>
      </w:r>
      <w:r w:rsidRPr="00911DCA">
        <w:t xml:space="preserve"> (for example, a Likert scale with entries like Strongly agree, Agree, Neutral, Disagree, Strongly disagree).</w:t>
      </w:r>
    </w:p>
    <w:p w14:paraId="07FC6D49" w14:textId="77777777" w:rsidR="00911DCA" w:rsidRDefault="00911DCA" w:rsidP="006C6A02">
      <w:pPr>
        <w:ind w:left="1440"/>
        <w:jc w:val="both"/>
      </w:pPr>
      <w:r w:rsidRPr="002B1D42">
        <w:rPr>
          <w:b/>
        </w:rPr>
        <w:t>Names that are not in any specific order</w:t>
      </w:r>
      <w:r w:rsidRPr="00911DCA">
        <w:t xml:space="preserve"> (for example, item names, geographic names, or the names of people).</w:t>
      </w:r>
    </w:p>
    <w:p w14:paraId="4E069E3E" w14:textId="331EF99D" w:rsidR="00890FAC" w:rsidRPr="00911DCA" w:rsidRDefault="00890FAC" w:rsidP="006C6A02">
      <w:pPr>
        <w:ind w:left="720"/>
        <w:jc w:val="both"/>
      </w:pPr>
    </w:p>
    <w:p w14:paraId="68ABBF8F" w14:textId="0D9BA235" w:rsidR="00911DCA" w:rsidRDefault="00911DCA" w:rsidP="006C6A02">
      <w:pPr>
        <w:ind w:left="720"/>
        <w:jc w:val="both"/>
      </w:pPr>
      <w:r w:rsidRPr="00911DCA">
        <w:rPr>
          <w:b/>
          <w:bCs/>
        </w:rPr>
        <w:t>Stacked column and 3-D stacked column</w:t>
      </w:r>
      <w:r w:rsidRPr="00911DCA">
        <w:t>     A stacked column chart shows values in 2-D stacked columns. A 3-D stacked column chart shows the stacked columns in 3-D format, but it doesn’t use a depth axis. Use this chart when you have multiple data series and you want to emphasize the total.</w:t>
      </w:r>
    </w:p>
    <w:p w14:paraId="22F087B1" w14:textId="77777777" w:rsidR="00890FAC" w:rsidRPr="00911DCA" w:rsidRDefault="00890FAC" w:rsidP="006C6A02">
      <w:pPr>
        <w:ind w:left="1440"/>
        <w:jc w:val="both"/>
      </w:pPr>
    </w:p>
    <w:p w14:paraId="0AF342D0" w14:textId="3908F3AC" w:rsidR="00911DCA" w:rsidRDefault="00911DCA" w:rsidP="006C6A02">
      <w:pPr>
        <w:ind w:left="720"/>
        <w:jc w:val="both"/>
      </w:pPr>
      <w:r w:rsidRPr="00911DCA">
        <w:rPr>
          <w:b/>
          <w:bCs/>
        </w:rPr>
        <w:t>100% stacked column and 3-D 100% stacked column</w:t>
      </w:r>
      <w:r w:rsidRPr="00911DCA">
        <w:t>    A 100% stacked column chart shows values in 2-D columns that are stacked to represent 100%. A 3-D 100% stacked column chart shows the columns in 3-D format, but it doesn’t use a depth axis. Use this chart when you have two or more data series and you want to emphasize the contributions to the whole, especially if the total is the same for each category.</w:t>
      </w:r>
    </w:p>
    <w:p w14:paraId="7019190F" w14:textId="77777777" w:rsidR="00890FAC" w:rsidRPr="00911DCA" w:rsidRDefault="00890FAC" w:rsidP="006C6A02">
      <w:pPr>
        <w:ind w:left="1440"/>
        <w:jc w:val="both"/>
      </w:pPr>
    </w:p>
    <w:p w14:paraId="3156ECAC" w14:textId="660394E4" w:rsidR="00911DCA" w:rsidRPr="00911DCA" w:rsidRDefault="00500ABE" w:rsidP="006C6A02">
      <w:pPr>
        <w:ind w:left="720"/>
        <w:jc w:val="both"/>
      </w:pPr>
      <w:r>
        <w:rPr>
          <w:b/>
          <w:bCs/>
        </w:rPr>
        <w:lastRenderedPageBreak/>
        <w:t>3</w:t>
      </w:r>
      <w:r w:rsidR="00911DCA" w:rsidRPr="00911DCA">
        <w:rPr>
          <w:b/>
          <w:bCs/>
        </w:rPr>
        <w:t>-D column</w:t>
      </w:r>
      <w:r w:rsidR="00911DCA" w:rsidRPr="00911DCA">
        <w:t>    3-D column charts use three axes that you can change (a horizontal axis, a vertical axis, and a depth axis), and they compare data points along the horizontal and the depth axes. Use this chart when you want to compare data across both categories and data series.</w:t>
      </w:r>
    </w:p>
    <w:p w14:paraId="1AB6678A" w14:textId="77777777" w:rsidR="00500ABE" w:rsidRDefault="00500ABE" w:rsidP="00C869AF">
      <w:pPr>
        <w:jc w:val="both"/>
      </w:pPr>
    </w:p>
    <w:p w14:paraId="1473B2BA" w14:textId="77777777" w:rsidR="003171CB" w:rsidRDefault="003171CB">
      <w:pPr>
        <w:spacing w:after="160"/>
        <w:rPr>
          <w:b/>
          <w:bCs/>
        </w:rPr>
      </w:pPr>
      <w:r>
        <w:rPr>
          <w:b/>
          <w:bCs/>
        </w:rPr>
        <w:br w:type="page"/>
      </w:r>
    </w:p>
    <w:p w14:paraId="1DC0075E" w14:textId="032A9A72" w:rsidR="00500ABE" w:rsidRPr="00500ABE" w:rsidRDefault="00500ABE" w:rsidP="00C869AF">
      <w:pPr>
        <w:jc w:val="both"/>
        <w:rPr>
          <w:b/>
          <w:bCs/>
        </w:rPr>
      </w:pPr>
      <w:r w:rsidRPr="00500ABE">
        <w:rPr>
          <w:b/>
          <w:bCs/>
        </w:rPr>
        <w:lastRenderedPageBreak/>
        <w:t>3.</w:t>
      </w:r>
      <w:r w:rsidR="00F23994">
        <w:rPr>
          <w:b/>
          <w:bCs/>
        </w:rPr>
        <w:t>5</w:t>
      </w:r>
      <w:r w:rsidRPr="00500ABE">
        <w:rPr>
          <w:b/>
          <w:bCs/>
        </w:rPr>
        <w:t>.4 Line chart</w:t>
      </w:r>
    </w:p>
    <w:p w14:paraId="1A028B89" w14:textId="3F54DED4" w:rsidR="00890FAC" w:rsidRPr="00890FAC" w:rsidRDefault="00500ABE" w:rsidP="00C869AF">
      <w:pPr>
        <w:jc w:val="both"/>
      </w:pPr>
      <w:r w:rsidRPr="00500ABE">
        <w:t>Data that's arranged in columns or rows on a worksheet can be plotted in a line chart.</w:t>
      </w:r>
      <w:r w:rsidR="00AE2E5D">
        <w:t>[5]</w:t>
      </w:r>
      <w:r w:rsidRPr="00500ABE">
        <w:t xml:space="preserve"> In a line chart, category data is distributed evenly along the horizontal axis, and all value data is distributed evenly along the vertical axis. Line charts can show continuous data over time on an evenly scaled axis, so they're ideal for showing trends in data at equal intervals, like months, quarters, or fiscal years.</w:t>
      </w:r>
    </w:p>
    <w:p w14:paraId="24C288B8" w14:textId="77777777" w:rsidR="00890FAC" w:rsidRDefault="00890FAC" w:rsidP="00C869AF">
      <w:pPr>
        <w:jc w:val="both"/>
        <w:rPr>
          <w:b/>
          <w:bCs/>
        </w:rPr>
      </w:pPr>
    </w:p>
    <w:p w14:paraId="3C3F18E0" w14:textId="04890C58" w:rsidR="00890FAC" w:rsidRDefault="00136F6E" w:rsidP="00136F6E">
      <w:pPr>
        <w:ind w:left="720"/>
        <w:jc w:val="both"/>
        <w:rPr>
          <w:b/>
          <w:bCs/>
        </w:rPr>
      </w:pPr>
      <w:r>
        <w:rPr>
          <w:b/>
          <w:bCs/>
        </w:rPr>
        <w:t xml:space="preserve">3.5.4.1 </w:t>
      </w:r>
      <w:r w:rsidR="00890FAC" w:rsidRPr="00890FAC">
        <w:rPr>
          <w:b/>
          <w:bCs/>
        </w:rPr>
        <w:t>Types of line charts</w:t>
      </w:r>
    </w:p>
    <w:p w14:paraId="2ACE47D1" w14:textId="77777777" w:rsidR="00890FAC" w:rsidRPr="00890FAC" w:rsidRDefault="00890FAC" w:rsidP="00136F6E">
      <w:pPr>
        <w:ind w:left="720"/>
        <w:jc w:val="both"/>
      </w:pPr>
    </w:p>
    <w:p w14:paraId="2A6057C8" w14:textId="21CDB371" w:rsidR="00890FAC" w:rsidRDefault="00890FAC" w:rsidP="00136F6E">
      <w:pPr>
        <w:ind w:left="720"/>
        <w:jc w:val="both"/>
      </w:pPr>
      <w:r w:rsidRPr="00890FAC">
        <w:rPr>
          <w:b/>
          <w:bCs/>
        </w:rPr>
        <w:t>Line and line with markers</w:t>
      </w:r>
      <w:r w:rsidRPr="00890FAC">
        <w:t>    Shown with or without markers to indicate individual data values, line charts can show trends over time or evenly spaced categories, especially when you have many data points and the order in which they are presented is important. If there are many categories or the values are approximate, use a line chart without markers.</w:t>
      </w:r>
    </w:p>
    <w:p w14:paraId="13C81541" w14:textId="77777777" w:rsidR="00890FAC" w:rsidRPr="00890FAC" w:rsidRDefault="00890FAC" w:rsidP="00136F6E">
      <w:pPr>
        <w:ind w:left="1440"/>
        <w:jc w:val="both"/>
      </w:pPr>
    </w:p>
    <w:p w14:paraId="219FEAFF" w14:textId="11B66DC7" w:rsidR="00890FAC" w:rsidRDefault="00890FAC" w:rsidP="00136F6E">
      <w:pPr>
        <w:ind w:left="720"/>
        <w:jc w:val="both"/>
      </w:pPr>
      <w:r w:rsidRPr="00890FAC">
        <w:rPr>
          <w:b/>
          <w:bCs/>
        </w:rPr>
        <w:t>Stacked line and stacked line with markers</w:t>
      </w:r>
      <w:r w:rsidRPr="00890FAC">
        <w:t>    Shown with or without markers to indicate individual data values, stacked line charts can show the trend of the contribution of each value over time or evenly spaced categories.</w:t>
      </w:r>
    </w:p>
    <w:p w14:paraId="0CE38AB7" w14:textId="77777777" w:rsidR="00890FAC" w:rsidRPr="00890FAC" w:rsidRDefault="00890FAC" w:rsidP="00136F6E">
      <w:pPr>
        <w:ind w:left="1440"/>
        <w:jc w:val="both"/>
      </w:pPr>
    </w:p>
    <w:p w14:paraId="180D012B" w14:textId="4BBF395E" w:rsidR="00890FAC" w:rsidRPr="00890FAC" w:rsidRDefault="00890FAC" w:rsidP="00136F6E">
      <w:pPr>
        <w:ind w:left="720"/>
        <w:jc w:val="both"/>
      </w:pPr>
      <w:r w:rsidRPr="00890FAC">
        <w:rPr>
          <w:b/>
          <w:bCs/>
        </w:rPr>
        <w:t xml:space="preserve">100% stacked line and 100% stacked line with </w:t>
      </w:r>
      <w:r w:rsidRPr="00123248">
        <w:t>markers</w:t>
      </w:r>
      <w:r w:rsidRPr="00890FAC">
        <w:t>    Shown with or without markers to indicate individual data values, 100% stacked line charts can show the trend of the percentage each value contributes over time or evenly spaced categories. If there are many categories or the values are approximate, use a 100% stacked line chart without markers.</w:t>
      </w:r>
    </w:p>
    <w:p w14:paraId="09549A19" w14:textId="496E143F" w:rsidR="00D47B83" w:rsidRDefault="00890FAC" w:rsidP="00F01617">
      <w:pPr>
        <w:ind w:left="720"/>
        <w:jc w:val="both"/>
        <w:sectPr w:rsidR="00D47B83" w:rsidSect="00BD1210">
          <w:headerReference w:type="default" r:id="rId88"/>
          <w:pgSz w:w="12240" w:h="15840"/>
          <w:pgMar w:top="720" w:right="720" w:bottom="720" w:left="720" w:header="720" w:footer="720" w:gutter="0"/>
          <w:pgNumType w:chapStyle="9"/>
          <w:cols w:space="720"/>
          <w:docGrid w:linePitch="381"/>
        </w:sectPr>
      </w:pPr>
      <w:r w:rsidRPr="00890FAC">
        <w:rPr>
          <w:b/>
          <w:bCs/>
        </w:rPr>
        <w:t>3-D line</w:t>
      </w:r>
      <w:r w:rsidRPr="00890FAC">
        <w:t>    3-D line charts show each row or column of data as a 3-D ribbon. A 3-D line chart has horizontal, vertical, and depth axes that you can change.</w:t>
      </w:r>
      <w:r w:rsidR="007511D0">
        <w:br w:type="page"/>
      </w:r>
    </w:p>
    <w:p w14:paraId="13CAC925" w14:textId="11A19031" w:rsidR="207D8289" w:rsidRPr="00534078" w:rsidRDefault="207D8289" w:rsidP="00E668AF">
      <w:pPr>
        <w:pStyle w:val="Title"/>
        <w:jc w:val="left"/>
      </w:pPr>
      <w:r w:rsidRPr="00534078">
        <w:lastRenderedPageBreak/>
        <w:t>Chapter 4</w:t>
      </w:r>
    </w:p>
    <w:p w14:paraId="351DEC8B" w14:textId="3E9905A4" w:rsidR="000014A1" w:rsidRPr="00E671DE" w:rsidRDefault="362161D4" w:rsidP="00E671DE">
      <w:pPr>
        <w:pStyle w:val="Heading1"/>
      </w:pPr>
      <w:bookmarkStart w:id="186" w:name="_Toc1000397051"/>
      <w:bookmarkStart w:id="187" w:name="_Toc101404394"/>
      <w:bookmarkStart w:id="188" w:name="_Toc184605921"/>
      <w:r w:rsidRPr="00734C10">
        <w:t>Inferences &amp; Key Insights</w:t>
      </w:r>
      <w:bookmarkStart w:id="189" w:name="_Toc632676134"/>
      <w:bookmarkStart w:id="190" w:name="_Toc237123292"/>
      <w:bookmarkEnd w:id="186"/>
      <w:bookmarkEnd w:id="187"/>
      <w:bookmarkEnd w:id="188"/>
    </w:p>
    <w:p w14:paraId="5B1822CE" w14:textId="6ACEEE63" w:rsidR="00AD7A21" w:rsidRDefault="7F932EB1" w:rsidP="00AD7A21">
      <w:pPr>
        <w:pStyle w:val="Heading2"/>
      </w:pPr>
      <w:bookmarkStart w:id="191" w:name="_Toc1018449491"/>
      <w:bookmarkStart w:id="192" w:name="_Toc1070522698"/>
      <w:bookmarkStart w:id="193" w:name="_Toc184605922"/>
      <w:bookmarkEnd w:id="189"/>
      <w:bookmarkEnd w:id="190"/>
      <w:r w:rsidRPr="00534078">
        <w:t>4.</w:t>
      </w:r>
      <w:r w:rsidR="00F23994">
        <w:t>1</w:t>
      </w:r>
      <w:r w:rsidRPr="00534078">
        <w:t xml:space="preserve"> </w:t>
      </w:r>
      <w:r w:rsidR="2CE259E6" w:rsidRPr="00534078">
        <w:t xml:space="preserve">Correlation Between Confidence </w:t>
      </w:r>
      <w:r w:rsidR="00E475C9">
        <w:t>and</w:t>
      </w:r>
      <w:r w:rsidR="2CE259E6" w:rsidRPr="00534078">
        <w:t xml:space="preserve"> Skill</w:t>
      </w:r>
      <w:bookmarkEnd w:id="191"/>
      <w:bookmarkEnd w:id="192"/>
      <w:bookmarkEnd w:id="193"/>
    </w:p>
    <w:p w14:paraId="38D148E3" w14:textId="77777777" w:rsidR="00AD7A21" w:rsidRDefault="00AD7A21" w:rsidP="00AD7A21"/>
    <w:p w14:paraId="46A3D412" w14:textId="147A774D" w:rsidR="4FD1BEE4" w:rsidRPr="00534078" w:rsidRDefault="4FD1BEE4" w:rsidP="00B1531C">
      <w:pPr>
        <w:pStyle w:val="Heading3"/>
      </w:pPr>
      <w:r w:rsidRPr="00534078">
        <w:t>4.</w:t>
      </w:r>
      <w:r w:rsidR="00F23994">
        <w:t>1</w:t>
      </w:r>
      <w:r w:rsidRPr="00534078">
        <w:t>.</w:t>
      </w:r>
      <w:r w:rsidR="00B853E0">
        <w:t>1</w:t>
      </w:r>
      <w:r w:rsidRPr="00534078">
        <w:t xml:space="preserve"> </w:t>
      </w:r>
      <w:r w:rsidR="62988F54" w:rsidRPr="00534078">
        <w:t xml:space="preserve">Confidence in </w:t>
      </w:r>
      <w:r w:rsidR="00C37133">
        <w:t>Gaining Employment</w:t>
      </w:r>
      <w:r w:rsidR="00841043">
        <w:t xml:space="preserve"> and </w:t>
      </w:r>
      <w:r w:rsidR="62988F54" w:rsidRPr="00534078">
        <w:t>Achieving Career Goals</w:t>
      </w:r>
    </w:p>
    <w:p w14:paraId="14B07406" w14:textId="77777777" w:rsidR="00195EEB" w:rsidRPr="00534078" w:rsidRDefault="00195EEB" w:rsidP="00714C2A"/>
    <w:p w14:paraId="29A1552A" w14:textId="77777777" w:rsidR="006B7002" w:rsidRDefault="00B03A13" w:rsidP="006B7002">
      <w:pPr>
        <w:keepNext/>
        <w:jc w:val="center"/>
      </w:pPr>
      <w:r w:rsidRPr="00B03A13">
        <w:rPr>
          <w:noProof/>
        </w:rPr>
        <w:drawing>
          <wp:inline distT="0" distB="0" distL="0" distR="0" wp14:anchorId="7C0228B5" wp14:editId="318CC178">
            <wp:extent cx="6014175" cy="2615609"/>
            <wp:effectExtent l="0" t="0" r="5715" b="0"/>
            <wp:docPr id="1071361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32108" cy="2623408"/>
                    </a:xfrm>
                    <a:prstGeom prst="rect">
                      <a:avLst/>
                    </a:prstGeom>
                    <a:noFill/>
                    <a:ln>
                      <a:noFill/>
                    </a:ln>
                  </pic:spPr>
                </pic:pic>
              </a:graphicData>
            </a:graphic>
          </wp:inline>
        </w:drawing>
      </w:r>
    </w:p>
    <w:p w14:paraId="609F7A63" w14:textId="6DF38167" w:rsidR="00925A74" w:rsidRDefault="006B7002" w:rsidP="00092C08">
      <w:pPr>
        <w:pStyle w:val="Caption"/>
      </w:pPr>
      <w:bookmarkStart w:id="194" w:name="_Toc184603689"/>
      <w:r>
        <w:t xml:space="preserve">Figure </w:t>
      </w:r>
      <w:fldSimple w:instr=" SEQ Figure \* ARABIC ">
        <w:r w:rsidR="00657F65">
          <w:rPr>
            <w:noProof/>
          </w:rPr>
          <w:t>7</w:t>
        </w:r>
      </w:fldSimple>
      <w:r>
        <w:t>: Inference - Pie Chart - Confidence and Skill</w:t>
      </w:r>
      <w:r w:rsidR="008530B6">
        <w:t xml:space="preserve"> (YES)</w:t>
      </w:r>
      <w:bookmarkEnd w:id="194"/>
    </w:p>
    <w:p w14:paraId="7014E5B4" w14:textId="77777777" w:rsidR="00C37133" w:rsidRPr="00534078" w:rsidRDefault="00C37133" w:rsidP="00C37133">
      <w:pPr>
        <w:jc w:val="both"/>
      </w:pPr>
      <w:r w:rsidRPr="00534078">
        <w:t>The data reveals a clear correlation between skill alignment and confidence in securing employment. Students who reported that their skills align with their degree (Yes) exhibited significantly higher levels of confidence in gaining employment. These respondents rated their confidence, on average, at around 4.5/5. This suggests that when students feel prepared and equipped for the workforce, their confidence in securing a job is much higher.</w:t>
      </w:r>
    </w:p>
    <w:p w14:paraId="7D4C198E" w14:textId="77777777" w:rsidR="00FA4F0F" w:rsidRDefault="00FA4F0F" w:rsidP="00C37133">
      <w:pPr>
        <w:jc w:val="both"/>
        <w:sectPr w:rsidR="00FA4F0F" w:rsidSect="001052AA">
          <w:headerReference w:type="default" r:id="rId90"/>
          <w:pgSz w:w="12240" w:h="15840"/>
          <w:pgMar w:top="720" w:right="720" w:bottom="720" w:left="720" w:header="720" w:footer="720" w:gutter="0"/>
          <w:pgNumType w:chapStyle="9"/>
          <w:cols w:space="720"/>
          <w:docGrid w:linePitch="381"/>
        </w:sectPr>
      </w:pPr>
    </w:p>
    <w:p w14:paraId="2EEC0582" w14:textId="5405198D" w:rsidR="62988F54" w:rsidRPr="00534078" w:rsidRDefault="62988F54" w:rsidP="002710F0">
      <w:pPr>
        <w:jc w:val="both"/>
      </w:pPr>
      <w:r w:rsidRPr="00534078">
        <w:lastRenderedPageBreak/>
        <w:t>The pattern observed in confidence related to career goals mirrors the trend seen in employment confidence. Students who felt their skills aligned with their degree were significantly more confident in achieving their long-term career goals, with an average confidence rating of 4.</w:t>
      </w:r>
      <w:r w:rsidR="00F23994">
        <w:t>1</w:t>
      </w:r>
      <w:r w:rsidRPr="00534078">
        <w:t>/5. These students believe that their educational background has equipped them with the necessary skills and knowledge to succeed in their chosen careers.</w:t>
      </w:r>
    </w:p>
    <w:p w14:paraId="39A2B179" w14:textId="77777777" w:rsidR="003B003A" w:rsidRPr="00534078" w:rsidRDefault="003B003A" w:rsidP="002710F0">
      <w:pPr>
        <w:jc w:val="both"/>
      </w:pPr>
    </w:p>
    <w:p w14:paraId="58DEC2F1" w14:textId="77777777" w:rsidR="008B7DCA" w:rsidRDefault="00B50F62" w:rsidP="008B7DCA">
      <w:pPr>
        <w:keepNext/>
        <w:jc w:val="center"/>
      </w:pPr>
      <w:r w:rsidRPr="00B50F62">
        <w:rPr>
          <w:noProof/>
        </w:rPr>
        <w:drawing>
          <wp:inline distT="0" distB="0" distL="0" distR="0" wp14:anchorId="06F915A4" wp14:editId="4B6A4AE7">
            <wp:extent cx="6405338" cy="2785730"/>
            <wp:effectExtent l="0" t="0" r="0" b="0"/>
            <wp:docPr id="15438313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38773" cy="2800271"/>
                    </a:xfrm>
                    <a:prstGeom prst="rect">
                      <a:avLst/>
                    </a:prstGeom>
                    <a:noFill/>
                    <a:ln>
                      <a:noFill/>
                    </a:ln>
                  </pic:spPr>
                </pic:pic>
              </a:graphicData>
            </a:graphic>
          </wp:inline>
        </w:drawing>
      </w:r>
    </w:p>
    <w:p w14:paraId="2D88BA83" w14:textId="1EC49AFA" w:rsidR="008A1858" w:rsidRDefault="008B7DCA" w:rsidP="00B46701">
      <w:pPr>
        <w:pStyle w:val="Caption"/>
      </w:pPr>
      <w:bookmarkStart w:id="195" w:name="_Toc184603690"/>
      <w:r>
        <w:t xml:space="preserve">Figure </w:t>
      </w:r>
      <w:fldSimple w:instr=" SEQ Figure \* ARABIC ">
        <w:r w:rsidR="00657F65">
          <w:rPr>
            <w:noProof/>
          </w:rPr>
          <w:t>8</w:t>
        </w:r>
      </w:fldSimple>
      <w:r>
        <w:t>: Inference - Pie Chart - Confidence and Skill</w:t>
      </w:r>
      <w:r w:rsidR="008530B6">
        <w:t xml:space="preserve"> (SOMEWHAT)</w:t>
      </w:r>
      <w:bookmarkEnd w:id="195"/>
    </w:p>
    <w:p w14:paraId="236F4D7C" w14:textId="4D963F2F" w:rsidR="00332938" w:rsidRDefault="00332938" w:rsidP="002710F0">
      <w:pPr>
        <w:jc w:val="both"/>
      </w:pPr>
      <w:r w:rsidRPr="00534078">
        <w:t>In contrast, students who indicated "Somewhat" alignment displayed moderate confidence (around 3.</w:t>
      </w:r>
      <w:r w:rsidR="00F23994">
        <w:t>5</w:t>
      </w:r>
      <w:r w:rsidRPr="00534078">
        <w:t>/5)</w:t>
      </w:r>
      <w:r w:rsidR="007014BD">
        <w:t xml:space="preserve"> in gaining employment</w:t>
      </w:r>
      <w:r w:rsidRPr="00534078">
        <w:t>, reflecting a more cautious approach. Although these students felt they were somewhat ready for employment, they likely perceived gaps in their skills that led to a more reserved outlook on their job prospects.</w:t>
      </w:r>
    </w:p>
    <w:p w14:paraId="2A5EAE3A" w14:textId="09E7EA7F" w:rsidR="62988F54" w:rsidRPr="00534078" w:rsidRDefault="007014BD" w:rsidP="002710F0">
      <w:pPr>
        <w:jc w:val="both"/>
      </w:pPr>
      <w:r>
        <w:t>With regards to achieving their career goals, those</w:t>
      </w:r>
      <w:r w:rsidR="62988F54" w:rsidRPr="00534078">
        <w:t xml:space="preserve"> who indicated "Somewhat" alignment showed moderate confidence levels (4.0/5), again reflecting a certain level of optimism despite recognizing that there might be gaps in their skills. These students likely believe they can still achieve their career goals, albeit with some additional effort or training.</w:t>
      </w:r>
    </w:p>
    <w:p w14:paraId="5309813A" w14:textId="77777777" w:rsidR="003B2F57" w:rsidRDefault="003B2F57" w:rsidP="002710F0">
      <w:pPr>
        <w:jc w:val="both"/>
      </w:pPr>
    </w:p>
    <w:p w14:paraId="3E2F903B" w14:textId="77777777" w:rsidR="003960DC" w:rsidRPr="00534078" w:rsidRDefault="003960DC" w:rsidP="002710F0">
      <w:pPr>
        <w:jc w:val="both"/>
      </w:pPr>
    </w:p>
    <w:p w14:paraId="0C66AB05" w14:textId="77777777" w:rsidR="00611C9B" w:rsidRDefault="0060674D" w:rsidP="00611C9B">
      <w:pPr>
        <w:keepNext/>
        <w:jc w:val="center"/>
      </w:pPr>
      <w:r w:rsidRPr="0060674D">
        <w:rPr>
          <w:noProof/>
        </w:rPr>
        <w:lastRenderedPageBreak/>
        <w:drawing>
          <wp:inline distT="0" distB="0" distL="0" distR="0" wp14:anchorId="4B7F5C80" wp14:editId="44001B9C">
            <wp:extent cx="6858000" cy="2977515"/>
            <wp:effectExtent l="0" t="0" r="0" b="0"/>
            <wp:docPr id="9711560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58000" cy="2977515"/>
                    </a:xfrm>
                    <a:prstGeom prst="rect">
                      <a:avLst/>
                    </a:prstGeom>
                    <a:noFill/>
                    <a:ln>
                      <a:noFill/>
                    </a:ln>
                  </pic:spPr>
                </pic:pic>
              </a:graphicData>
            </a:graphic>
          </wp:inline>
        </w:drawing>
      </w:r>
    </w:p>
    <w:p w14:paraId="289271EC" w14:textId="044229F7" w:rsidR="008A1858" w:rsidRDefault="00611C9B" w:rsidP="00611C9B">
      <w:pPr>
        <w:pStyle w:val="Caption"/>
      </w:pPr>
      <w:bookmarkStart w:id="196" w:name="_Toc184603691"/>
      <w:r>
        <w:t xml:space="preserve">Figure </w:t>
      </w:r>
      <w:fldSimple w:instr=" SEQ Figure \* ARABIC ">
        <w:r w:rsidR="00657F65">
          <w:rPr>
            <w:noProof/>
          </w:rPr>
          <w:t>9</w:t>
        </w:r>
      </w:fldSimple>
      <w:r w:rsidRPr="00F30E46">
        <w:t xml:space="preserve">: Inference - Pie Chart - Confidence and Skill </w:t>
      </w:r>
      <w:r>
        <w:t>(NO</w:t>
      </w:r>
      <w:r w:rsidRPr="00F30E46">
        <w:t>)</w:t>
      </w:r>
      <w:bookmarkEnd w:id="196"/>
    </w:p>
    <w:p w14:paraId="1B36D98F" w14:textId="7C0E9370" w:rsidR="00443773" w:rsidRDefault="00443773" w:rsidP="002710F0">
      <w:pPr>
        <w:jc w:val="both"/>
      </w:pPr>
      <w:r w:rsidRPr="00534078">
        <w:t>Students who reported "No" alignment with their degree showed the lowest levels of confidence in gaining employment, with an average confidence rating of 2.5/5. This group’s uncertainty about their skills likely contributed to a lower sense of preparedness, which is reflected in their diminished confidence levels.</w:t>
      </w:r>
    </w:p>
    <w:p w14:paraId="33ACC9AE" w14:textId="6F989088" w:rsidR="62988F54" w:rsidRPr="00534078" w:rsidRDefault="00B853E0" w:rsidP="002710F0">
      <w:pPr>
        <w:jc w:val="both"/>
      </w:pPr>
      <w:r>
        <w:t xml:space="preserve">Similarly, </w:t>
      </w:r>
      <w:r w:rsidR="62988F54" w:rsidRPr="00534078">
        <w:t>Students with "No" skill alignment display</w:t>
      </w:r>
      <w:r w:rsidR="007D74D4">
        <w:t>ed</w:t>
      </w:r>
      <w:r w:rsidR="62988F54" w:rsidRPr="00534078">
        <w:t xml:space="preserve"> the lowest confidence in achieving their career goals, with an average rating of 3.0/5. This group likely feels that their lack of alignment between their degree and skills might hinder their ability to reach their career aspirations.</w:t>
      </w:r>
    </w:p>
    <w:p w14:paraId="673766B8" w14:textId="77777777" w:rsidR="00F938F0" w:rsidRDefault="00F938F0" w:rsidP="00714C2A">
      <w:r>
        <w:br w:type="page"/>
      </w:r>
    </w:p>
    <w:p w14:paraId="5F1C158D" w14:textId="64BA4080" w:rsidR="23262E5E" w:rsidRPr="00534078" w:rsidRDefault="23262E5E" w:rsidP="00B1531C">
      <w:pPr>
        <w:pStyle w:val="Heading3"/>
      </w:pPr>
      <w:r w:rsidRPr="00534078">
        <w:lastRenderedPageBreak/>
        <w:t>4.</w:t>
      </w:r>
      <w:r w:rsidR="00F23994">
        <w:t>1</w:t>
      </w:r>
      <w:r w:rsidRPr="00534078">
        <w:t>.</w:t>
      </w:r>
      <w:r w:rsidR="00B853E0">
        <w:t>2</w:t>
      </w:r>
      <w:r w:rsidRPr="00534078">
        <w:t xml:space="preserve"> </w:t>
      </w:r>
      <w:r w:rsidR="62988F54" w:rsidRPr="00534078">
        <w:t>Insights</w:t>
      </w:r>
    </w:p>
    <w:p w14:paraId="08E4CAA1" w14:textId="77777777" w:rsidR="00611C9B" w:rsidRDefault="00A16E2C" w:rsidP="00611C9B">
      <w:pPr>
        <w:keepNext/>
      </w:pPr>
      <w:r w:rsidRPr="00A16E2C">
        <w:rPr>
          <w:noProof/>
        </w:rPr>
        <w:drawing>
          <wp:inline distT="0" distB="0" distL="0" distR="0" wp14:anchorId="164EEA50" wp14:editId="2E624F80">
            <wp:extent cx="6858000" cy="2977515"/>
            <wp:effectExtent l="0" t="0" r="0" b="0"/>
            <wp:docPr id="4840470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58000" cy="2977515"/>
                    </a:xfrm>
                    <a:prstGeom prst="rect">
                      <a:avLst/>
                    </a:prstGeom>
                    <a:noFill/>
                    <a:ln>
                      <a:noFill/>
                    </a:ln>
                  </pic:spPr>
                </pic:pic>
              </a:graphicData>
            </a:graphic>
          </wp:inline>
        </w:drawing>
      </w:r>
    </w:p>
    <w:p w14:paraId="07C8EA92" w14:textId="31B61E51" w:rsidR="00D47060" w:rsidRDefault="00611C9B" w:rsidP="00EC23CD">
      <w:pPr>
        <w:pStyle w:val="Caption"/>
      </w:pPr>
      <w:bookmarkStart w:id="197" w:name="_Toc184603692"/>
      <w:r>
        <w:t xml:space="preserve">Figure </w:t>
      </w:r>
      <w:fldSimple w:instr=" SEQ Figure \* ARABIC ">
        <w:r w:rsidR="00657F65">
          <w:rPr>
            <w:noProof/>
          </w:rPr>
          <w:t>10</w:t>
        </w:r>
      </w:fldSimple>
      <w:r>
        <w:t>: Inference - Combo Chart - Confidence and Skill</w:t>
      </w:r>
      <w:bookmarkEnd w:id="197"/>
    </w:p>
    <w:p w14:paraId="792187F6" w14:textId="6CDE51A6" w:rsidR="62988F54" w:rsidRPr="00534078" w:rsidRDefault="62988F54" w:rsidP="0070706C">
      <w:pPr>
        <w:jc w:val="both"/>
      </w:pPr>
      <w:r w:rsidRPr="00534078">
        <w:t>The analysis clearly demonstrates a positive correlation between skill alignment and confidence levels. Students who feel their skills align with their degree are significantly more confident in both securing employment and achieving their long-term career goals. In contrast, those with partial or no skill alignment show reduced confidence, highlighting the importance of skills that directly correspond to career expectations.</w:t>
      </w:r>
    </w:p>
    <w:p w14:paraId="68A0D470" w14:textId="459AD536" w:rsidR="00E07D5F" w:rsidRDefault="00F938F0" w:rsidP="00714C2A">
      <w:pPr>
        <w:sectPr w:rsidR="00E07D5F" w:rsidSect="001052AA">
          <w:headerReference w:type="default" r:id="rId94"/>
          <w:pgSz w:w="12240" w:h="15840"/>
          <w:pgMar w:top="720" w:right="720" w:bottom="720" w:left="720" w:header="720" w:footer="720" w:gutter="0"/>
          <w:pgNumType w:chapStyle="9"/>
          <w:cols w:space="720"/>
          <w:docGrid w:linePitch="381"/>
        </w:sectPr>
      </w:pPr>
      <w:bookmarkStart w:id="198" w:name="_Toc27742628"/>
      <w:bookmarkStart w:id="199" w:name="_Toc1910020839"/>
      <w:r>
        <w:br w:type="page"/>
      </w:r>
    </w:p>
    <w:p w14:paraId="77BB9E0C" w14:textId="40352425" w:rsidR="00692487" w:rsidRPr="00692487" w:rsidRDefault="25609B61">
      <w:pPr>
        <w:pStyle w:val="Heading2"/>
      </w:pPr>
      <w:bookmarkStart w:id="200" w:name="_Toc184605923"/>
      <w:r w:rsidRPr="00534078">
        <w:lastRenderedPageBreak/>
        <w:t>4.</w:t>
      </w:r>
      <w:r w:rsidR="00F23994">
        <w:t>2</w:t>
      </w:r>
      <w:r w:rsidRPr="00534078">
        <w:t xml:space="preserve"> </w:t>
      </w:r>
      <w:r w:rsidR="3D2F17F5" w:rsidRPr="00534078">
        <w:t xml:space="preserve">Correlation Between Gender </w:t>
      </w:r>
      <w:bookmarkEnd w:id="198"/>
      <w:bookmarkEnd w:id="199"/>
      <w:r w:rsidR="00E475C9">
        <w:t>and</w:t>
      </w:r>
      <w:r w:rsidR="00865AFC">
        <w:t xml:space="preserve"> Post-Degree Choices</w:t>
      </w:r>
      <w:bookmarkEnd w:id="200"/>
    </w:p>
    <w:p w14:paraId="326201F9" w14:textId="56DF50B4" w:rsidR="00F1719F" w:rsidRDefault="00F1719F" w:rsidP="00714C2A"/>
    <w:p w14:paraId="0C468AE8" w14:textId="645B6550" w:rsidR="00470963" w:rsidRDefault="6FDC9E74" w:rsidP="003A78B1">
      <w:pPr>
        <w:pStyle w:val="Heading3"/>
      </w:pPr>
      <w:r w:rsidRPr="00534078">
        <w:t>4.</w:t>
      </w:r>
      <w:r w:rsidR="00F23994">
        <w:t>2</w:t>
      </w:r>
      <w:r w:rsidRPr="00534078">
        <w:t xml:space="preserve">.1 </w:t>
      </w:r>
      <w:r w:rsidR="3798FF19" w:rsidRPr="00534078">
        <w:t>Pursuing Further Education</w:t>
      </w:r>
    </w:p>
    <w:p w14:paraId="6CC084E8" w14:textId="77777777" w:rsidR="003A78B1" w:rsidRPr="003A78B1" w:rsidRDefault="003A78B1" w:rsidP="003A78B1"/>
    <w:p w14:paraId="29F4467F" w14:textId="77777777" w:rsidR="00CC0E1C" w:rsidRDefault="00470963" w:rsidP="00CC0E1C">
      <w:pPr>
        <w:keepNext/>
        <w:jc w:val="center"/>
      </w:pPr>
      <w:r w:rsidRPr="002861D5">
        <w:rPr>
          <w:noProof/>
        </w:rPr>
        <w:drawing>
          <wp:inline distT="0" distB="0" distL="0" distR="0" wp14:anchorId="1336B9B4" wp14:editId="293F0D2D">
            <wp:extent cx="6018028" cy="3554817"/>
            <wp:effectExtent l="0" t="0" r="1905" b="7620"/>
            <wp:docPr id="8114868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42799" cy="3569449"/>
                    </a:xfrm>
                    <a:prstGeom prst="rect">
                      <a:avLst/>
                    </a:prstGeom>
                    <a:noFill/>
                    <a:ln>
                      <a:noFill/>
                    </a:ln>
                  </pic:spPr>
                </pic:pic>
              </a:graphicData>
            </a:graphic>
          </wp:inline>
        </w:drawing>
      </w:r>
    </w:p>
    <w:p w14:paraId="46E502B6" w14:textId="6E23A32E" w:rsidR="00470963" w:rsidRPr="00534078" w:rsidRDefault="00CC0E1C" w:rsidP="00CC0E1C">
      <w:pPr>
        <w:pStyle w:val="Caption"/>
      </w:pPr>
      <w:bookmarkStart w:id="201" w:name="_Toc184603693"/>
      <w:r>
        <w:t xml:space="preserve">Figure </w:t>
      </w:r>
      <w:fldSimple w:instr=" SEQ Figure \* ARABIC ">
        <w:r w:rsidR="00657F65">
          <w:rPr>
            <w:noProof/>
          </w:rPr>
          <w:t>11</w:t>
        </w:r>
      </w:fldSimple>
      <w:r>
        <w:t>: Inference - 100% Stacked Bar Chart - Gender and</w:t>
      </w:r>
      <w:r w:rsidR="00622749">
        <w:t xml:space="preserve"> Further Education</w:t>
      </w:r>
      <w:bookmarkEnd w:id="201"/>
    </w:p>
    <w:p w14:paraId="7BA84E53" w14:textId="77777777" w:rsidR="64FF4C45" w:rsidRPr="00F938F0" w:rsidRDefault="3798FF19" w:rsidP="00E36043">
      <w:pPr>
        <w:jc w:val="both"/>
      </w:pPr>
      <w:r w:rsidRPr="00534078">
        <w:t>The data reveals a distinct gender-based pattern in the decision to pursue further education. A greater proportion of female respondents expressed a definite interest in pursuing higher studies compared to their male counterparts. This trend indicates that females tend to view further education as an important step for career advancement or personal growth. On the other hand, males were more likely to respond with "Maybe" or "No," suggesting that they are relatively less inclined toward further academic pursuits. This may reflect an eagerness among male students to enter the workforce sooner or pursue alternative career pathways.</w:t>
      </w:r>
    </w:p>
    <w:p w14:paraId="0A688793" w14:textId="77777777" w:rsidR="00162BCE" w:rsidRDefault="00162BCE" w:rsidP="00E36043">
      <w:pPr>
        <w:jc w:val="both"/>
        <w:sectPr w:rsidR="00162BCE" w:rsidSect="001052AA">
          <w:headerReference w:type="default" r:id="rId96"/>
          <w:pgSz w:w="12240" w:h="15840"/>
          <w:pgMar w:top="720" w:right="720" w:bottom="720" w:left="720" w:header="720" w:footer="720" w:gutter="0"/>
          <w:pgNumType w:chapStyle="9"/>
          <w:cols w:space="720"/>
          <w:docGrid w:linePitch="381"/>
        </w:sectPr>
      </w:pPr>
    </w:p>
    <w:p w14:paraId="048A44ED" w14:textId="0B022365" w:rsidR="6D379E9E" w:rsidRDefault="6D379E9E" w:rsidP="00757881">
      <w:pPr>
        <w:pStyle w:val="Heading3"/>
      </w:pPr>
      <w:r w:rsidRPr="00534078">
        <w:lastRenderedPageBreak/>
        <w:t>4.</w:t>
      </w:r>
      <w:r w:rsidR="00F23994">
        <w:t>2</w:t>
      </w:r>
      <w:r w:rsidRPr="00534078">
        <w:t xml:space="preserve">.2 </w:t>
      </w:r>
      <w:r w:rsidR="3798FF19" w:rsidRPr="00534078">
        <w:t>Working in the Same Field</w:t>
      </w:r>
    </w:p>
    <w:p w14:paraId="151AE429" w14:textId="77777777" w:rsidR="00401A69" w:rsidRDefault="00401A69" w:rsidP="00714C2A"/>
    <w:p w14:paraId="78EFE8B2" w14:textId="77777777" w:rsidR="00622749" w:rsidRDefault="00401A69" w:rsidP="00622749">
      <w:pPr>
        <w:keepNext/>
        <w:jc w:val="center"/>
      </w:pPr>
      <w:r w:rsidRPr="009039C7">
        <w:rPr>
          <w:noProof/>
        </w:rPr>
        <w:drawing>
          <wp:inline distT="0" distB="0" distL="0" distR="0" wp14:anchorId="3185F7EE" wp14:editId="7B853854">
            <wp:extent cx="6336034" cy="3742660"/>
            <wp:effectExtent l="0" t="0" r="7620" b="0"/>
            <wp:docPr id="8233290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54624" cy="3753641"/>
                    </a:xfrm>
                    <a:prstGeom prst="rect">
                      <a:avLst/>
                    </a:prstGeom>
                    <a:noFill/>
                    <a:ln>
                      <a:noFill/>
                    </a:ln>
                  </pic:spPr>
                </pic:pic>
              </a:graphicData>
            </a:graphic>
          </wp:inline>
        </w:drawing>
      </w:r>
    </w:p>
    <w:p w14:paraId="2A1211F5" w14:textId="1F6876EB" w:rsidR="00401A69" w:rsidRPr="00534078" w:rsidRDefault="00622749" w:rsidP="00090EA9">
      <w:pPr>
        <w:pStyle w:val="Caption"/>
      </w:pPr>
      <w:bookmarkStart w:id="202" w:name="_Toc184603694"/>
      <w:r>
        <w:t xml:space="preserve">Figure </w:t>
      </w:r>
      <w:fldSimple w:instr=" SEQ Figure \* ARABIC ">
        <w:r w:rsidR="00657F65">
          <w:rPr>
            <w:noProof/>
          </w:rPr>
          <w:t>12</w:t>
        </w:r>
      </w:fldSimple>
      <w:r w:rsidRPr="00DF0721">
        <w:t>: Inference - 100% Stacked Bar Chart - Gender a</w:t>
      </w:r>
      <w:r>
        <w:t>nd Field of Work</w:t>
      </w:r>
      <w:bookmarkEnd w:id="202"/>
    </w:p>
    <w:p w14:paraId="3A1EE5C2" w14:textId="6902D694" w:rsidR="3798FF19" w:rsidRPr="00534078" w:rsidRDefault="3798FF19" w:rsidP="00B66116">
      <w:pPr>
        <w:jc w:val="both"/>
      </w:pPr>
      <w:r w:rsidRPr="00534078">
        <w:t>When it comes to plans for working in the same field as their degree, the responses from both genders were more evenly distributed. However, females were slightly more likely to give a definitive "Yes" than males, demonstrating a stronger inclination to align their career with their educational background. Males, on the other hand, leaned more toward "Maybe," suggesting flexibility or uncertainty in committing to a career directly tied to their degree.</w:t>
      </w:r>
    </w:p>
    <w:p w14:paraId="740A9D92" w14:textId="77777777" w:rsidR="008B211F" w:rsidRDefault="00F938F0" w:rsidP="00714C2A">
      <w:pPr>
        <w:sectPr w:rsidR="008B211F" w:rsidSect="001052AA">
          <w:headerReference w:type="default" r:id="rId98"/>
          <w:pgSz w:w="12240" w:h="15840"/>
          <w:pgMar w:top="720" w:right="720" w:bottom="720" w:left="720" w:header="720" w:footer="720" w:gutter="0"/>
          <w:pgNumType w:chapStyle="9"/>
          <w:cols w:space="720"/>
          <w:docGrid w:linePitch="381"/>
        </w:sectPr>
      </w:pPr>
      <w:r>
        <w:br w:type="page"/>
      </w:r>
    </w:p>
    <w:p w14:paraId="77DD6DDC" w14:textId="6C922F9E" w:rsidR="508B233E" w:rsidRDefault="508B233E" w:rsidP="00757881">
      <w:pPr>
        <w:pStyle w:val="Heading3"/>
      </w:pPr>
      <w:r w:rsidRPr="000D6A43">
        <w:lastRenderedPageBreak/>
        <w:t>4.</w:t>
      </w:r>
      <w:r w:rsidR="00F23994">
        <w:t>2</w:t>
      </w:r>
      <w:r w:rsidRPr="000D6A43">
        <w:t xml:space="preserve">.3 </w:t>
      </w:r>
      <w:r w:rsidR="3798FF19" w:rsidRPr="000D6A43">
        <w:t>Insights</w:t>
      </w:r>
    </w:p>
    <w:p w14:paraId="51885C9B" w14:textId="77777777" w:rsidR="00401A69" w:rsidRDefault="00401A69" w:rsidP="00714C2A"/>
    <w:p w14:paraId="6F23BEDD" w14:textId="77777777" w:rsidR="00622749" w:rsidRDefault="00A011C7" w:rsidP="00622749">
      <w:pPr>
        <w:keepNext/>
        <w:jc w:val="center"/>
      </w:pPr>
      <w:r w:rsidRPr="00387ABA">
        <w:rPr>
          <w:noProof/>
        </w:rPr>
        <w:drawing>
          <wp:inline distT="0" distB="0" distL="0" distR="0" wp14:anchorId="547FE62F" wp14:editId="49AE875E">
            <wp:extent cx="6282033" cy="3710762"/>
            <wp:effectExtent l="0" t="0" r="5080" b="4445"/>
            <wp:docPr id="19315229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95729" cy="3718852"/>
                    </a:xfrm>
                    <a:prstGeom prst="rect">
                      <a:avLst/>
                    </a:prstGeom>
                    <a:noFill/>
                    <a:ln>
                      <a:noFill/>
                    </a:ln>
                  </pic:spPr>
                </pic:pic>
              </a:graphicData>
            </a:graphic>
          </wp:inline>
        </w:drawing>
      </w:r>
    </w:p>
    <w:p w14:paraId="628765A6" w14:textId="5B40A5A7" w:rsidR="00A011C7" w:rsidRPr="000D6A43" w:rsidRDefault="00622749" w:rsidP="00622749">
      <w:pPr>
        <w:pStyle w:val="Caption"/>
      </w:pPr>
      <w:bookmarkStart w:id="205" w:name="_Toc184603695"/>
      <w:r>
        <w:t xml:space="preserve">Figure </w:t>
      </w:r>
      <w:fldSimple w:instr=" SEQ Figure \* ARABIC ">
        <w:r w:rsidR="00657F65">
          <w:rPr>
            <w:noProof/>
          </w:rPr>
          <w:t>13</w:t>
        </w:r>
      </w:fldSimple>
      <w:r>
        <w:t xml:space="preserve">: </w:t>
      </w:r>
      <w:r w:rsidRPr="002E2548">
        <w:t xml:space="preserve">Inference - 100% Stacked Bar Chart - Gender and </w:t>
      </w:r>
      <w:r>
        <w:t>Post-Degree Choices</w:t>
      </w:r>
      <w:bookmarkEnd w:id="205"/>
    </w:p>
    <w:p w14:paraId="7C82B6DD" w14:textId="3374AF5E" w:rsidR="3798FF19" w:rsidRPr="00534078" w:rsidRDefault="3798FF19" w:rsidP="00B66116">
      <w:pPr>
        <w:jc w:val="both"/>
      </w:pPr>
      <w:r w:rsidRPr="00534078">
        <w:t>This analysis highlights key gender differences in career and educational priorities. Female respondents appear to adopt a more structured approach to their academic and professional goals, emphasizing further education and consistency in their field of study. In contrast, male respondents display greater openness to exploring diverse career paths or entering the job market without additional qualifications.</w:t>
      </w:r>
    </w:p>
    <w:p w14:paraId="11B87101" w14:textId="77777777" w:rsidR="00E07D5F" w:rsidRDefault="64FF4C45" w:rsidP="00714C2A">
      <w:pPr>
        <w:sectPr w:rsidR="00E07D5F" w:rsidSect="001052AA">
          <w:pgSz w:w="12240" w:h="15840"/>
          <w:pgMar w:top="720" w:right="720" w:bottom="720" w:left="720" w:header="720" w:footer="720" w:gutter="0"/>
          <w:pgNumType w:chapStyle="9"/>
          <w:cols w:space="720"/>
          <w:docGrid w:linePitch="381"/>
        </w:sectPr>
      </w:pPr>
      <w:r w:rsidRPr="00534078">
        <w:br w:type="page"/>
      </w:r>
    </w:p>
    <w:p w14:paraId="684F59CB" w14:textId="2DF0A8B8" w:rsidR="632B2E78" w:rsidRDefault="03FCBD3B" w:rsidP="00734C10">
      <w:pPr>
        <w:pStyle w:val="Heading2"/>
      </w:pPr>
      <w:bookmarkStart w:id="206" w:name="_Toc372442720"/>
      <w:bookmarkStart w:id="207" w:name="_Toc422953527"/>
      <w:bookmarkStart w:id="208" w:name="_Toc184605924"/>
      <w:r w:rsidRPr="00534078">
        <w:lastRenderedPageBreak/>
        <w:t>4.</w:t>
      </w:r>
      <w:r w:rsidR="00F23994">
        <w:t>3</w:t>
      </w:r>
      <w:r w:rsidRPr="00534078">
        <w:t xml:space="preserve"> </w:t>
      </w:r>
      <w:r w:rsidR="000D6A43">
        <w:t xml:space="preserve">Correlation </w:t>
      </w:r>
      <w:r w:rsidR="00DC33DB">
        <w:t>B</w:t>
      </w:r>
      <w:r w:rsidR="35663FA1" w:rsidRPr="00534078">
        <w:t>etween Gender and External Influence</w:t>
      </w:r>
      <w:bookmarkEnd w:id="206"/>
      <w:bookmarkEnd w:id="207"/>
      <w:bookmarkEnd w:id="208"/>
    </w:p>
    <w:p w14:paraId="152D1A29" w14:textId="1B390636" w:rsidR="64FF4C45" w:rsidRPr="00534078" w:rsidRDefault="64FF4C45" w:rsidP="00714C2A"/>
    <w:p w14:paraId="7CADE1BC" w14:textId="078CA44C" w:rsidR="001365FE" w:rsidRDefault="008F0FAB" w:rsidP="008F0FAB">
      <w:pPr>
        <w:keepNext/>
        <w:jc w:val="center"/>
      </w:pPr>
      <w:r w:rsidRPr="008F0FAB">
        <w:rPr>
          <w:noProof/>
        </w:rPr>
        <w:drawing>
          <wp:inline distT="0" distB="0" distL="0" distR="0" wp14:anchorId="3987A4F1" wp14:editId="5AB3F974">
            <wp:extent cx="6086722" cy="2458360"/>
            <wp:effectExtent l="0" t="0" r="0" b="0"/>
            <wp:docPr id="159575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7019" name=""/>
                    <pic:cNvPicPr/>
                  </pic:nvPicPr>
                  <pic:blipFill>
                    <a:blip r:embed="rId100"/>
                    <a:stretch>
                      <a:fillRect/>
                    </a:stretch>
                  </pic:blipFill>
                  <pic:spPr>
                    <a:xfrm>
                      <a:off x="0" y="0"/>
                      <a:ext cx="6092856" cy="2460837"/>
                    </a:xfrm>
                    <a:prstGeom prst="rect">
                      <a:avLst/>
                    </a:prstGeom>
                  </pic:spPr>
                </pic:pic>
              </a:graphicData>
            </a:graphic>
          </wp:inline>
        </w:drawing>
      </w:r>
    </w:p>
    <w:p w14:paraId="3999AEDB" w14:textId="76F21306" w:rsidR="004F52B2" w:rsidRPr="00534078" w:rsidRDefault="001365FE" w:rsidP="006E4E52">
      <w:pPr>
        <w:pStyle w:val="Caption"/>
      </w:pPr>
      <w:bookmarkStart w:id="209" w:name="_Toc184603696"/>
      <w:r>
        <w:t xml:space="preserve">Figure </w:t>
      </w:r>
      <w:fldSimple w:instr=" SEQ Figure \* ARABIC ">
        <w:r w:rsidR="00657F65">
          <w:rPr>
            <w:noProof/>
          </w:rPr>
          <w:t>14</w:t>
        </w:r>
      </w:fldSimple>
      <w:r>
        <w:t xml:space="preserve">: </w:t>
      </w:r>
      <w:r w:rsidR="008C2E6A">
        <w:t xml:space="preserve">Inference - </w:t>
      </w:r>
      <w:r>
        <w:t>Pie Charts - Gender and External Influence</w:t>
      </w:r>
      <w:bookmarkEnd w:id="209"/>
    </w:p>
    <w:p w14:paraId="02481557" w14:textId="0E1280ED" w:rsidR="0705FC37" w:rsidRDefault="0705FC37" w:rsidP="000A48BB">
      <w:pPr>
        <w:pStyle w:val="Heading3"/>
      </w:pPr>
      <w:r w:rsidRPr="00534078">
        <w:t>4.</w:t>
      </w:r>
      <w:r w:rsidR="00F23994">
        <w:t>3</w:t>
      </w:r>
      <w:r w:rsidRPr="00534078">
        <w:t xml:space="preserve">.1 </w:t>
      </w:r>
      <w:r w:rsidR="002345AE">
        <w:t>E</w:t>
      </w:r>
      <w:r w:rsidR="009B5998">
        <w:t xml:space="preserve">xternal </w:t>
      </w:r>
      <w:r w:rsidR="00153331">
        <w:t>I</w:t>
      </w:r>
      <w:r w:rsidR="009B5998">
        <w:t>nfluence</w:t>
      </w:r>
      <w:r w:rsidR="43D67F4A" w:rsidRPr="00534078">
        <w:t xml:space="preserve"> </w:t>
      </w:r>
      <w:r w:rsidR="002345AE">
        <w:t>and</w:t>
      </w:r>
      <w:r w:rsidR="43D67F4A" w:rsidRPr="00534078">
        <w:t xml:space="preserve"> </w:t>
      </w:r>
      <w:r w:rsidR="00153331">
        <w:t>D</w:t>
      </w:r>
      <w:r w:rsidR="43D67F4A" w:rsidRPr="00534078">
        <w:t xml:space="preserve">egree </w:t>
      </w:r>
      <w:r w:rsidR="00153331">
        <w:t>C</w:t>
      </w:r>
      <w:r w:rsidR="43D67F4A" w:rsidRPr="00534078">
        <w:t>hoice</w:t>
      </w:r>
    </w:p>
    <w:p w14:paraId="5CA6D709" w14:textId="77777777" w:rsidR="00DF1CA6" w:rsidRPr="00534078" w:rsidRDefault="00DF1CA6" w:rsidP="00714C2A"/>
    <w:p w14:paraId="146C8623" w14:textId="77777777" w:rsidR="00E316C9" w:rsidRDefault="43D67F4A" w:rsidP="00DF0DFC">
      <w:pPr>
        <w:jc w:val="both"/>
      </w:pPr>
      <w:r w:rsidRPr="00534078">
        <w:t xml:space="preserve">The data reveals a distinct gender-based pattern on the influence of others on degree choice. A greater proportion of female respondents </w:t>
      </w:r>
      <w:r w:rsidR="100E91B2" w:rsidRPr="00534078">
        <w:t>were influenced by others in their degree choice</w:t>
      </w:r>
      <w:r w:rsidRPr="00534078">
        <w:t xml:space="preserve">. This trend indicates that females </w:t>
      </w:r>
      <w:r w:rsidR="493F81F7" w:rsidRPr="00534078">
        <w:t>are more receptive of outside influence for their degree choice</w:t>
      </w:r>
      <w:r w:rsidRPr="00534078">
        <w:t xml:space="preserve">. On the other hand, males were more likely to respond with "No," suggesting that they are relatively less inclined </w:t>
      </w:r>
      <w:r w:rsidR="7D0DCA1F" w:rsidRPr="00534078">
        <w:t>to be influenced by recommendations</w:t>
      </w:r>
    </w:p>
    <w:p w14:paraId="33BC203A" w14:textId="77777777" w:rsidR="00C97F91" w:rsidRDefault="00C97F91" w:rsidP="00DF0DFC">
      <w:pPr>
        <w:jc w:val="both"/>
      </w:pPr>
    </w:p>
    <w:p w14:paraId="0C5C733F" w14:textId="77777777" w:rsidR="00541374" w:rsidRDefault="43D67F4A" w:rsidP="00DF0DFC">
      <w:pPr>
        <w:jc w:val="both"/>
      </w:pPr>
      <w:r w:rsidRPr="00534078">
        <w:t xml:space="preserve">When it comes to </w:t>
      </w:r>
      <w:r w:rsidR="7F43EE3C" w:rsidRPr="00534078">
        <w:t>considering alternative degree programs</w:t>
      </w:r>
      <w:r w:rsidRPr="00534078">
        <w:t>, the responses f</w:t>
      </w:r>
      <w:r w:rsidR="0E504CB3" w:rsidRPr="00534078">
        <w:t>ollow the same trend as the earlier question</w:t>
      </w:r>
      <w:r w:rsidRPr="00534078">
        <w:t>.</w:t>
      </w:r>
      <w:r w:rsidR="39A23C8C" w:rsidRPr="00534078">
        <w:t xml:space="preserve"> Female respondents were more likely to explore other options, suggesting greater openness or flexibility in their academic choices, possibly influenced by factors like career alignment or external guidance. Male respondents, in contrast, showed less inclination to reconsider their degree choices, indicating stronger confidence or commitment to their initial selection.</w:t>
      </w:r>
    </w:p>
    <w:p w14:paraId="46FA2E1C" w14:textId="77777777" w:rsidR="00541374" w:rsidRDefault="00541374" w:rsidP="00DF0DFC">
      <w:pPr>
        <w:jc w:val="both"/>
        <w:sectPr w:rsidR="00541374" w:rsidSect="001052AA">
          <w:headerReference w:type="default" r:id="rId101"/>
          <w:pgSz w:w="12240" w:h="15840"/>
          <w:pgMar w:top="720" w:right="720" w:bottom="720" w:left="720" w:header="720" w:footer="720" w:gutter="0"/>
          <w:pgNumType w:chapStyle="9"/>
          <w:cols w:space="720"/>
          <w:docGrid w:linePitch="381"/>
        </w:sectPr>
      </w:pPr>
    </w:p>
    <w:p w14:paraId="3D3CBED2" w14:textId="59EE2787" w:rsidR="00444131" w:rsidRPr="00534078" w:rsidRDefault="04308463" w:rsidP="00757881">
      <w:pPr>
        <w:pStyle w:val="Heading3"/>
      </w:pPr>
      <w:r w:rsidRPr="00534078">
        <w:lastRenderedPageBreak/>
        <w:t>4.</w:t>
      </w:r>
      <w:r w:rsidR="00F23994">
        <w:t>3</w:t>
      </w:r>
      <w:r w:rsidRPr="00534078">
        <w:t>.</w:t>
      </w:r>
      <w:r w:rsidR="00C97F91">
        <w:t>2</w:t>
      </w:r>
      <w:r w:rsidRPr="00534078">
        <w:t xml:space="preserve"> </w:t>
      </w:r>
      <w:r w:rsidR="43D67F4A" w:rsidRPr="00534078">
        <w:t>Insights</w:t>
      </w:r>
    </w:p>
    <w:p w14:paraId="2B94B2A6" w14:textId="4D395D82" w:rsidR="43D67F4A" w:rsidRPr="00534078" w:rsidRDefault="43D67F4A" w:rsidP="00DF0DFC">
      <w:pPr>
        <w:jc w:val="both"/>
      </w:pPr>
      <w:r w:rsidRPr="00534078">
        <w:t xml:space="preserve">This analysis highlights key gender differences in career and educational priorities. </w:t>
      </w:r>
      <w:r w:rsidR="0F36878C" w:rsidRPr="00534078">
        <w:t>Female respondents are more likely to be influenced by recommendations and show greater openness to considering alternative degree programs, reflecting flexibility and receptiveness to external input. In contrast, males are less influenced by recommendations and more committed to their initial choices, indicating confidence and independence in decision-making.</w:t>
      </w:r>
    </w:p>
    <w:p w14:paraId="7428DC77" w14:textId="77777777" w:rsidR="00E07D5F" w:rsidRDefault="64FF4C45" w:rsidP="00714C2A">
      <w:pPr>
        <w:sectPr w:rsidR="00E07D5F" w:rsidSect="001052AA">
          <w:headerReference w:type="default" r:id="rId102"/>
          <w:pgSz w:w="12240" w:h="15840"/>
          <w:pgMar w:top="720" w:right="720" w:bottom="720" w:left="720" w:header="720" w:footer="720" w:gutter="0"/>
          <w:pgNumType w:chapStyle="9"/>
          <w:cols w:space="720"/>
          <w:docGrid w:linePitch="381"/>
        </w:sectPr>
      </w:pPr>
      <w:r w:rsidRPr="00534078">
        <w:br w:type="page"/>
      </w:r>
    </w:p>
    <w:p w14:paraId="01FEDA9A" w14:textId="7D2DBB52" w:rsidR="4020CF88" w:rsidRPr="00534078" w:rsidRDefault="4FAC1DF1" w:rsidP="00734C10">
      <w:pPr>
        <w:pStyle w:val="Heading2"/>
      </w:pPr>
      <w:bookmarkStart w:id="210" w:name="_Toc1284515209"/>
      <w:bookmarkStart w:id="211" w:name="_Toc242457816"/>
      <w:bookmarkStart w:id="212" w:name="_Toc184605925"/>
      <w:r w:rsidRPr="00534078">
        <w:lastRenderedPageBreak/>
        <w:t>4.</w:t>
      </w:r>
      <w:r w:rsidR="00F23994">
        <w:t>4</w:t>
      </w:r>
      <w:r w:rsidRPr="00534078">
        <w:t xml:space="preserve"> </w:t>
      </w:r>
      <w:r w:rsidR="00E90F47" w:rsidRPr="00534078">
        <w:t xml:space="preserve">Correlation </w:t>
      </w:r>
      <w:r w:rsidR="00DC33DB">
        <w:t>B</w:t>
      </w:r>
      <w:r w:rsidR="330DA842" w:rsidRPr="00534078">
        <w:t>etween Confidence and Personal Interest</w:t>
      </w:r>
      <w:bookmarkEnd w:id="210"/>
      <w:bookmarkEnd w:id="211"/>
      <w:bookmarkEnd w:id="212"/>
    </w:p>
    <w:p w14:paraId="15E0D490" w14:textId="00061F06" w:rsidR="64FF4C45" w:rsidRPr="00534078" w:rsidRDefault="64FF4C45" w:rsidP="00714C2A"/>
    <w:p w14:paraId="43740225" w14:textId="6F8B8409" w:rsidR="00E754C1" w:rsidRDefault="00C410E1" w:rsidP="00E754C1">
      <w:pPr>
        <w:keepNext/>
        <w:jc w:val="center"/>
      </w:pPr>
      <w:r>
        <w:rPr>
          <w:noProof/>
        </w:rPr>
        <mc:AlternateContent>
          <mc:Choice Requires="wps">
            <w:drawing>
              <wp:anchor distT="45720" distB="45720" distL="114300" distR="114300" simplePos="0" relativeHeight="251739136" behindDoc="0" locked="0" layoutInCell="1" allowOverlap="1" wp14:anchorId="56554B4C" wp14:editId="6454EE32">
                <wp:simplePos x="0" y="0"/>
                <wp:positionH relativeFrom="column">
                  <wp:posOffset>14909</wp:posOffset>
                </wp:positionH>
                <wp:positionV relativeFrom="paragraph">
                  <wp:posOffset>315595</wp:posOffset>
                </wp:positionV>
                <wp:extent cx="2360930" cy="1404620"/>
                <wp:effectExtent l="635" t="0" r="1905" b="1905"/>
                <wp:wrapNone/>
                <wp:docPr id="852772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14:paraId="4F0435A9" w14:textId="061BC807" w:rsidR="00C410E1" w:rsidRPr="00C410E1" w:rsidRDefault="00C410E1">
                            <w:pPr>
                              <w:rPr>
                                <w:color w:val="7F7F7F" w:themeColor="text1" w:themeTint="80"/>
                                <w:sz w:val="22"/>
                                <w:szCs w:val="22"/>
                              </w:rPr>
                            </w:pPr>
                            <w:r w:rsidRPr="00C410E1">
                              <w:rPr>
                                <w:color w:val="7F7F7F" w:themeColor="text1" w:themeTint="80"/>
                                <w:sz w:val="22"/>
                                <w:szCs w:val="22"/>
                              </w:rPr>
                              <w:t>Confidence Level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6554B4C" id="_x0000_s1047" type="#_x0000_t202" style="position:absolute;left:0;text-align:left;margin-left:1.15pt;margin-top:24.85pt;width:185.9pt;height:110.6pt;rotation:-90;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" stroked="f">
                <v:textbox style="mso-fit-shape-to-text:t">
                  <w:txbxContent>
                    <w:p w14:paraId="4F0435A9" w14:textId="061BC807" w:rsidR="00C410E1" w:rsidRPr="00C410E1" w:rsidRDefault="00C410E1">
                      <w:pPr>
                        <w:rPr>
                          <w:color w:val="7F7F7F" w:themeColor="text1" w:themeTint="80"/>
                          <w:sz w:val="22"/>
                          <w:szCs w:val="22"/>
                        </w:rPr>
                      </w:pPr>
                      <w:r w:rsidRPr="00C410E1">
                        <w:rPr>
                          <w:color w:val="7F7F7F" w:themeColor="text1" w:themeTint="80"/>
                          <w:sz w:val="22"/>
                          <w:szCs w:val="22"/>
                        </w:rPr>
                        <w:t>Confidence Level</w:t>
                      </w:r>
                    </w:p>
                  </w:txbxContent>
                </v:textbox>
              </v:shape>
            </w:pict>
          </mc:Fallback>
        </mc:AlternateContent>
      </w:r>
      <w:r w:rsidR="00FF6DAF" w:rsidRPr="00FF6DAF">
        <w:rPr>
          <w:noProof/>
        </w:rPr>
        <w:drawing>
          <wp:inline distT="0" distB="0" distL="0" distR="0" wp14:anchorId="3ABFDF81" wp14:editId="6DEE2257">
            <wp:extent cx="5420481" cy="3258005"/>
            <wp:effectExtent l="0" t="0" r="0" b="0"/>
            <wp:docPr id="155607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9182" name=""/>
                    <pic:cNvPicPr/>
                  </pic:nvPicPr>
                  <pic:blipFill>
                    <a:blip r:embed="rId103"/>
                    <a:stretch>
                      <a:fillRect/>
                    </a:stretch>
                  </pic:blipFill>
                  <pic:spPr>
                    <a:xfrm>
                      <a:off x="0" y="0"/>
                      <a:ext cx="5420481" cy="3258005"/>
                    </a:xfrm>
                    <a:prstGeom prst="rect">
                      <a:avLst/>
                    </a:prstGeom>
                  </pic:spPr>
                </pic:pic>
              </a:graphicData>
            </a:graphic>
          </wp:inline>
        </w:drawing>
      </w:r>
    </w:p>
    <w:p w14:paraId="415B78BA" w14:textId="60772E17" w:rsidR="00241B79" w:rsidRPr="00534078" w:rsidRDefault="00E754C1" w:rsidP="003B71F3">
      <w:pPr>
        <w:pStyle w:val="Caption"/>
      </w:pPr>
      <w:bookmarkStart w:id="213" w:name="_Toc184603697"/>
      <w:r>
        <w:t xml:space="preserve">Figure </w:t>
      </w:r>
      <w:fldSimple w:instr=" SEQ Figure \* ARABIC ">
        <w:r w:rsidR="00657F65">
          <w:rPr>
            <w:noProof/>
          </w:rPr>
          <w:t>15</w:t>
        </w:r>
      </w:fldSimple>
      <w:r>
        <w:t xml:space="preserve">: </w:t>
      </w:r>
      <w:r w:rsidR="008C2E6A">
        <w:t xml:space="preserve">Inference - </w:t>
      </w:r>
      <w:r>
        <w:t>Bar Chart</w:t>
      </w:r>
      <w:r w:rsidR="00925190">
        <w:t xml:space="preserve"> – Personal Interest and Confidence Levels</w:t>
      </w:r>
      <w:bookmarkEnd w:id="213"/>
    </w:p>
    <w:p w14:paraId="4A0EB320" w14:textId="25AF20B6" w:rsidR="74BC8E18" w:rsidRPr="00534078" w:rsidRDefault="74BC8E18" w:rsidP="00757881">
      <w:pPr>
        <w:pStyle w:val="Heading3"/>
      </w:pPr>
      <w:r w:rsidRPr="00534078">
        <w:t>4.</w:t>
      </w:r>
      <w:r w:rsidR="00F23994">
        <w:t>4</w:t>
      </w:r>
      <w:r w:rsidRPr="00534078">
        <w:t xml:space="preserve">.1 </w:t>
      </w:r>
      <w:r w:rsidR="3636ED22" w:rsidRPr="00534078">
        <w:t xml:space="preserve">Confidence </w:t>
      </w:r>
      <w:r w:rsidR="7B3EE81A" w:rsidRPr="00534078">
        <w:t xml:space="preserve">and </w:t>
      </w:r>
      <w:r w:rsidR="00D178A0">
        <w:t>P</w:t>
      </w:r>
      <w:r w:rsidR="7B3EE81A" w:rsidRPr="00534078">
        <w:t>ersonal Interest</w:t>
      </w:r>
    </w:p>
    <w:p w14:paraId="26C1FFB0" w14:textId="77777777" w:rsidR="008D6289" w:rsidRPr="008D6289" w:rsidRDefault="008D6289" w:rsidP="008D6289"/>
    <w:p w14:paraId="62EE70EE" w14:textId="69FF1328" w:rsidR="09E25E3B" w:rsidRPr="00534078" w:rsidRDefault="09E25E3B" w:rsidP="00DF0DFC">
      <w:pPr>
        <w:jc w:val="both"/>
      </w:pPr>
      <w:r w:rsidRPr="00534078">
        <w:t>The data suggests a strong correlation between confidence levels and choosing a degree based on personal interest. Respondents who selected their degree based on personal interest tend to exhibit higher confidence levels. For instance:</w:t>
      </w:r>
    </w:p>
    <w:p w14:paraId="52DDF599" w14:textId="70637337" w:rsidR="09E25E3B" w:rsidRPr="00534078" w:rsidRDefault="09E25E3B" w:rsidP="00055779">
      <w:pPr>
        <w:pStyle w:val="ListParagraph"/>
        <w:numPr>
          <w:ilvl w:val="0"/>
          <w:numId w:val="7"/>
        </w:numPr>
        <w:jc w:val="both"/>
      </w:pPr>
      <w:r w:rsidRPr="00534078">
        <w:t xml:space="preserve">At confidence levels </w:t>
      </w:r>
      <w:r w:rsidRPr="00534078">
        <w:rPr>
          <w:b/>
          <w:bCs/>
        </w:rPr>
        <w:t>9 and 10</w:t>
      </w:r>
      <w:r w:rsidRPr="00534078">
        <w:t>, a significant majority of students chose their degree based on personal interest (10 and 14 respondents, respectively), with few or no respondents who did not base their choice on personal interest.</w:t>
      </w:r>
    </w:p>
    <w:p w14:paraId="2C7C0440" w14:textId="2F0ECBD7" w:rsidR="09E25E3B" w:rsidRPr="00534078" w:rsidRDefault="09E25E3B" w:rsidP="00DF0DFC">
      <w:pPr>
        <w:jc w:val="both"/>
      </w:pPr>
      <w:r w:rsidRPr="00534078">
        <w:t>Conversely, those who did not choose their degree based on personal interest generally report lower confidence levels. For example:</w:t>
      </w:r>
    </w:p>
    <w:p w14:paraId="11E076CE" w14:textId="77777777" w:rsidR="09E25E3B" w:rsidRPr="00534078" w:rsidRDefault="09E25E3B" w:rsidP="00055779">
      <w:pPr>
        <w:pStyle w:val="ListParagraph"/>
        <w:numPr>
          <w:ilvl w:val="0"/>
          <w:numId w:val="6"/>
        </w:numPr>
        <w:jc w:val="both"/>
      </w:pPr>
      <w:r w:rsidRPr="00534078">
        <w:t xml:space="preserve">At confidence levels </w:t>
      </w:r>
      <w:r w:rsidRPr="00534078">
        <w:rPr>
          <w:b/>
          <w:bCs/>
        </w:rPr>
        <w:t>5 and 6</w:t>
      </w:r>
      <w:r w:rsidRPr="00534078">
        <w:t>, no respondents or only a few (0 and 4, respectively) reported not basing their choice on personal interest.</w:t>
      </w:r>
    </w:p>
    <w:p w14:paraId="4B9C9C67" w14:textId="77777777" w:rsidR="008B566D" w:rsidRDefault="008B566D" w:rsidP="00055779">
      <w:pPr>
        <w:pStyle w:val="ListParagraph"/>
        <w:numPr>
          <w:ilvl w:val="0"/>
          <w:numId w:val="6"/>
        </w:numPr>
        <w:jc w:val="both"/>
        <w:sectPr w:rsidR="008B566D" w:rsidSect="001052AA">
          <w:headerReference w:type="default" r:id="rId104"/>
          <w:pgSz w:w="12240" w:h="15840"/>
          <w:pgMar w:top="720" w:right="720" w:bottom="720" w:left="720" w:header="720" w:footer="720" w:gutter="0"/>
          <w:pgNumType w:chapStyle="9"/>
          <w:cols w:space="720"/>
          <w:docGrid w:linePitch="381"/>
        </w:sectPr>
      </w:pPr>
    </w:p>
    <w:p w14:paraId="3842EFA2" w14:textId="77777777" w:rsidR="001D3DBD" w:rsidRDefault="09E25E3B" w:rsidP="00DF0DFC">
      <w:pPr>
        <w:jc w:val="both"/>
      </w:pPr>
      <w:r w:rsidRPr="00534078">
        <w:lastRenderedPageBreak/>
        <w:t>This trend highlights the positive impact of aligning degree choices with personal interests on students' confidence in their academic and career paths. Encouraging students to pursue degrees aligned with their passions could foster greater confidence and engagement.</w:t>
      </w:r>
    </w:p>
    <w:p w14:paraId="42A4F1CD" w14:textId="3CF3EE79" w:rsidR="004D1D06" w:rsidRDefault="004D1D06">
      <w:pPr>
        <w:spacing w:after="160"/>
      </w:pPr>
      <w:r>
        <w:br w:type="page"/>
      </w:r>
    </w:p>
    <w:p w14:paraId="4DECAF8B" w14:textId="2B293216" w:rsidR="79A84958" w:rsidRPr="00534078" w:rsidRDefault="79A84958" w:rsidP="00757881">
      <w:pPr>
        <w:pStyle w:val="Heading3"/>
      </w:pPr>
      <w:r w:rsidRPr="00534078">
        <w:lastRenderedPageBreak/>
        <w:t>4.</w:t>
      </w:r>
      <w:r w:rsidR="00F23994">
        <w:t>4</w:t>
      </w:r>
      <w:r w:rsidRPr="00534078">
        <w:t xml:space="preserve">.2 </w:t>
      </w:r>
      <w:r w:rsidR="3636ED22" w:rsidRPr="00534078">
        <w:t>Insights</w:t>
      </w:r>
    </w:p>
    <w:p w14:paraId="68ED440F" w14:textId="77777777" w:rsidR="00757881" w:rsidRPr="00757881" w:rsidRDefault="00757881" w:rsidP="00757881"/>
    <w:p w14:paraId="6CB1AF3D" w14:textId="332BB5D1" w:rsidR="64FF4C45" w:rsidRPr="00534078" w:rsidRDefault="46427167" w:rsidP="00B020F6">
      <w:pPr>
        <w:jc w:val="both"/>
      </w:pPr>
      <w:r w:rsidRPr="00534078">
        <w:t>Students who chose their degree based on personal interest exhibit higher confidence levels, particularly at levels 9 and 10. In contrast, those who did not base their choice on personal interest show lower confidence, with no respondents reaching the highest levels. This highlights the importance of aligning degree choices with personal passions to boost confidence and career assurance.</w:t>
      </w:r>
    </w:p>
    <w:p w14:paraId="09C463A1" w14:textId="77777777" w:rsidR="00952020" w:rsidRDefault="64FF4C45" w:rsidP="00714C2A">
      <w:pPr>
        <w:sectPr w:rsidR="00952020" w:rsidSect="001052AA">
          <w:headerReference w:type="default" r:id="rId105"/>
          <w:pgSz w:w="12240" w:h="15840"/>
          <w:pgMar w:top="720" w:right="720" w:bottom="720" w:left="720" w:header="720" w:footer="720" w:gutter="0"/>
          <w:pgNumType w:chapStyle="9"/>
          <w:cols w:space="720"/>
          <w:docGrid w:linePitch="381"/>
        </w:sectPr>
      </w:pPr>
      <w:r w:rsidRPr="00534078">
        <w:br w:type="page"/>
      </w:r>
    </w:p>
    <w:p w14:paraId="26315FAB" w14:textId="3D6E4E6B" w:rsidR="5D44E94E" w:rsidRPr="00E668AF" w:rsidRDefault="5D44E94E" w:rsidP="00E668AF">
      <w:pPr>
        <w:pStyle w:val="Title"/>
        <w:jc w:val="left"/>
      </w:pPr>
      <w:r w:rsidRPr="00E668AF">
        <w:lastRenderedPageBreak/>
        <w:t>Chapter 5</w:t>
      </w:r>
    </w:p>
    <w:p w14:paraId="5CFEC26C" w14:textId="638CB409" w:rsidR="6E8C135E" w:rsidRPr="00534078" w:rsidRDefault="00F4EE26" w:rsidP="00734C10">
      <w:pPr>
        <w:pStyle w:val="Heading1"/>
        <w:rPr>
          <w:sz w:val="48"/>
          <w:szCs w:val="48"/>
        </w:rPr>
      </w:pPr>
      <w:bookmarkStart w:id="214" w:name="_Toc1016258802"/>
      <w:bookmarkStart w:id="215" w:name="_Toc752487700"/>
      <w:bookmarkStart w:id="216" w:name="_Toc184605926"/>
      <w:r w:rsidRPr="00734C10">
        <w:t>Conclusion</w:t>
      </w:r>
      <w:bookmarkEnd w:id="214"/>
      <w:bookmarkEnd w:id="215"/>
      <w:bookmarkEnd w:id="216"/>
    </w:p>
    <w:p w14:paraId="007C6C3A" w14:textId="77777777" w:rsidR="00D23018" w:rsidRDefault="00D23018" w:rsidP="008B230B">
      <w:pPr>
        <w:jc w:val="both"/>
      </w:pPr>
      <w:r w:rsidRPr="00D23018">
        <w:t>This study provides an in-depth analysis of the factors influencing students' educational and career decisions, with a particular focus on skill alignment, gender-based trends, personal interest, and confidence levels. The findings underscore the critical role that personal interest and skill alignment play in fostering confidence and shaping career aspirations. Students who reported strong alignment between their skills and chosen degree demonstrated higher levels of confidence in achieving both employment and long-term career goals.</w:t>
      </w:r>
    </w:p>
    <w:p w14:paraId="7D30B368" w14:textId="77777777" w:rsidR="008B230B" w:rsidRPr="00D23018" w:rsidRDefault="008B230B" w:rsidP="008B230B">
      <w:pPr>
        <w:jc w:val="both"/>
      </w:pPr>
    </w:p>
    <w:p w14:paraId="4050935C" w14:textId="77777777" w:rsidR="00D23018" w:rsidRPr="00D23018" w:rsidRDefault="00D23018" w:rsidP="008B230B">
      <w:pPr>
        <w:jc w:val="both"/>
      </w:pPr>
      <w:r w:rsidRPr="00D23018">
        <w:t>Gender-based trends revealed distinct patterns, with female respondents more inclined toward further education and alignment with their field of study, whereas male respondents showed greater openness to exploring diverse career paths or entering the workforce sooner. These insights highlight the varying motivations and strategies students employ when navigating educational and professional landscapes.</w:t>
      </w:r>
    </w:p>
    <w:p w14:paraId="6E32034B" w14:textId="77777777" w:rsidR="00D23018" w:rsidRDefault="00D23018" w:rsidP="008B230B">
      <w:pPr>
        <w:jc w:val="both"/>
      </w:pPr>
      <w:r w:rsidRPr="00D23018">
        <w:t>Additionally, the analysis identified the influence of external factors, such as recommendations and societal expectations, which were more pronounced among female respondents. This underscores the importance of tailored career counseling and mentorship programs to address these influences and support informed decision-making.</w:t>
      </w:r>
    </w:p>
    <w:p w14:paraId="200D48BA" w14:textId="77777777" w:rsidR="008B230B" w:rsidRPr="00D23018" w:rsidRDefault="008B230B" w:rsidP="008B230B">
      <w:pPr>
        <w:jc w:val="both"/>
      </w:pPr>
    </w:p>
    <w:p w14:paraId="0FB53582" w14:textId="77777777" w:rsidR="00D23018" w:rsidRPr="00D23018" w:rsidRDefault="00D23018" w:rsidP="008B230B">
      <w:pPr>
        <w:jc w:val="both"/>
      </w:pPr>
      <w:r w:rsidRPr="00D23018">
        <w:t>Overall, this study emphasizes the need for targeted interventions to bridge the gap between education and employability, such as skill-building initiatives, enhanced career counseling, and programs that encourage students to pursue degrees aligned with their interests. By addressing these gaps, institutions can better prepare students for the challenges of an evolving job market, fostering a generation of confident, skilled, and adaptable professionals.</w:t>
      </w:r>
    </w:p>
    <w:p w14:paraId="6E5B35CC" w14:textId="468E3113" w:rsidR="00E23A95" w:rsidRDefault="00E23A95" w:rsidP="00714C2A">
      <w:pPr>
        <w:sectPr w:rsidR="00E23A95" w:rsidSect="001052AA">
          <w:headerReference w:type="default" r:id="rId106"/>
          <w:pgSz w:w="12240" w:h="15840"/>
          <w:pgMar w:top="720" w:right="720" w:bottom="720" w:left="720" w:header="720" w:footer="720" w:gutter="0"/>
          <w:pgNumType w:chapStyle="9"/>
          <w:cols w:space="720"/>
          <w:docGrid w:linePitch="381"/>
        </w:sectPr>
      </w:pPr>
      <w:bookmarkStart w:id="217" w:name="_Toc1215238676"/>
      <w:bookmarkStart w:id="218" w:name="_Toc1740914525"/>
    </w:p>
    <w:p w14:paraId="643DB5EB" w14:textId="70B9A0AC" w:rsidR="2A8C211A" w:rsidRPr="00534078" w:rsidRDefault="647BA6A4" w:rsidP="00EC28F1">
      <w:pPr>
        <w:pStyle w:val="Heading1"/>
      </w:pPr>
      <w:bookmarkStart w:id="219" w:name="_Toc184605927"/>
      <w:r w:rsidRPr="00534078">
        <w:lastRenderedPageBreak/>
        <w:t>References</w:t>
      </w:r>
      <w:bookmarkEnd w:id="217"/>
      <w:bookmarkEnd w:id="218"/>
      <w:bookmarkEnd w:id="219"/>
    </w:p>
    <w:p w14:paraId="0B9F9638" w14:textId="75D088A1" w:rsidR="64FF4C45" w:rsidRPr="00534078" w:rsidRDefault="64FF4C45" w:rsidP="00714C2A"/>
    <w:p w14:paraId="258CB58E" w14:textId="4FFF8305" w:rsidR="00A43C36" w:rsidRDefault="49F981E5" w:rsidP="00122F17">
      <w:pPr>
        <w:jc w:val="both"/>
      </w:pPr>
      <w:r w:rsidRPr="00534078">
        <w:t>[1]</w:t>
      </w:r>
      <w:r w:rsidR="00CA5680" w:rsidRPr="00CA5680">
        <w:t xml:space="preserve"> Microsoft. (n.d.). SUM function. Microsoft Support. Retrieved November 25, 2024, from </w:t>
      </w:r>
      <w:hyperlink r:id="rId107" w:history="1">
        <w:r w:rsidR="00CA5680" w:rsidRPr="00371995">
          <w:rPr>
            <w:rStyle w:val="Hyperlink"/>
          </w:rPr>
          <w:t>https://support.microsoft.com/en-gb/office/sum-function-043e1c7d-7726-4e80-8f32-07b23e057f89</w:t>
        </w:r>
      </w:hyperlink>
      <w:r w:rsidR="00CA5680">
        <w:t xml:space="preserve"> </w:t>
      </w:r>
      <w:r w:rsidRPr="00534078">
        <w:t xml:space="preserve"> </w:t>
      </w:r>
    </w:p>
    <w:p w14:paraId="20A31256" w14:textId="235DF780" w:rsidR="49F981E5" w:rsidRPr="00534078" w:rsidRDefault="002845FE" w:rsidP="00122F17">
      <w:pPr>
        <w:jc w:val="both"/>
      </w:pPr>
      <w:r>
        <w:t xml:space="preserve">[2] </w:t>
      </w:r>
      <w:r w:rsidR="49F981E5" w:rsidRPr="00534078">
        <w:t>Microsoft. (n.d.). COUNTIF</w:t>
      </w:r>
      <w:r w:rsidR="0066321A">
        <w:t>S</w:t>
      </w:r>
      <w:r w:rsidR="49F981E5" w:rsidRPr="00534078">
        <w:t xml:space="preserve"> function. Microsoft Support. Retrieved November 25, 2024, from </w:t>
      </w:r>
      <w:hyperlink r:id="rId108" w:history="1">
        <w:r w:rsidR="00EF0483" w:rsidRPr="00EF0483">
          <w:rPr>
            <w:rStyle w:val="Hyperlink"/>
          </w:rPr>
          <w:t>https://support.microsoft.com/en-gb/office/countifs-function-dda3dc6e-f74e-4aee-88bc-aa8c2a866842</w:t>
        </w:r>
      </w:hyperlink>
    </w:p>
    <w:p w14:paraId="0CBE452F" w14:textId="1FFE2118" w:rsidR="6C49F41F" w:rsidRPr="00534078" w:rsidRDefault="6C49F41F" w:rsidP="00122F17">
      <w:pPr>
        <w:jc w:val="both"/>
      </w:pPr>
      <w:r w:rsidRPr="00534078">
        <w:t>[</w:t>
      </w:r>
      <w:r w:rsidR="00122FCD">
        <w:t>3</w:t>
      </w:r>
      <w:r w:rsidRPr="00534078">
        <w:t>]</w:t>
      </w:r>
      <w:r w:rsidR="2A8C211A" w:rsidRPr="00534078">
        <w:t xml:space="preserve"> Microsoft. (n.d.). SORT function. Microsoft Support. Retrieved November 25, 2024, from </w:t>
      </w:r>
      <w:hyperlink r:id="rId109">
        <w:r w:rsidR="2A8C211A" w:rsidRPr="00534078">
          <w:rPr>
            <w:rStyle w:val="Hyperlink"/>
          </w:rPr>
          <w:t>https://support.microsoft.com/en-us/office/sort-function-22f63bd0-ccc8-492f-953d-c20e8e44b86c</w:t>
        </w:r>
      </w:hyperlink>
    </w:p>
    <w:p w14:paraId="31F8970C" w14:textId="3C349AE6" w:rsidR="2A8C211A" w:rsidRPr="00534078" w:rsidRDefault="2A8C211A" w:rsidP="00122F17">
      <w:pPr>
        <w:jc w:val="both"/>
      </w:pPr>
      <w:r w:rsidRPr="00534078">
        <w:t>[</w:t>
      </w:r>
      <w:r w:rsidR="00122FCD">
        <w:t>4</w:t>
      </w:r>
      <w:r w:rsidRPr="00534078">
        <w:t xml:space="preserve">] Microsoft. (n.d.). UNIQUE function. Microsoft Support. Retrieved November 25, 2024, from </w:t>
      </w:r>
      <w:hyperlink r:id="rId110">
        <w:r w:rsidRPr="00534078">
          <w:rPr>
            <w:rStyle w:val="Hyperlink"/>
          </w:rPr>
          <w:t>https://support.microsoft.com/en-us/office/unique-function-c5ab87fd-30a3-4ce9-9d1a-40204fb85e1e</w:t>
        </w:r>
      </w:hyperlink>
    </w:p>
    <w:p w14:paraId="02FF546A" w14:textId="018DD429" w:rsidR="07674540" w:rsidRPr="00534078" w:rsidRDefault="07674540" w:rsidP="00122F17">
      <w:pPr>
        <w:jc w:val="both"/>
      </w:pPr>
      <w:r w:rsidRPr="00534078">
        <w:t>[</w:t>
      </w:r>
      <w:r w:rsidR="00122FCD">
        <w:t>5</w:t>
      </w:r>
      <w:r w:rsidRPr="00534078">
        <w:t xml:space="preserve">] Microsoft. (n.d.). </w:t>
      </w:r>
      <w:r w:rsidRPr="00534078">
        <w:rPr>
          <w:i/>
          <w:iCs/>
        </w:rPr>
        <w:t>Available chart types in Office</w:t>
      </w:r>
      <w:r w:rsidRPr="00534078">
        <w:t xml:space="preserve">. Microsoft Support. Retrieved November 25, 2024, from </w:t>
      </w:r>
      <w:hyperlink r:id="rId111">
        <w:r w:rsidRPr="00534078">
          <w:rPr>
            <w:rStyle w:val="Hyperlink"/>
          </w:rPr>
          <w:t>https://support.microsoft.com/en-us/office/available-chart-types-in-office-a6187218-807e-4103-9e0a-27cdb19afb90</w:t>
        </w:r>
      </w:hyperlink>
    </w:p>
    <w:p w14:paraId="561DDFAA" w14:textId="53EBE186" w:rsidR="64FF4C45" w:rsidRPr="00534078" w:rsidRDefault="64FF4C45" w:rsidP="00122F17">
      <w:pPr>
        <w:jc w:val="both"/>
      </w:pPr>
    </w:p>
    <w:sectPr w:rsidR="64FF4C45" w:rsidRPr="00534078" w:rsidSect="001052AA">
      <w:headerReference w:type="default" r:id="rId112"/>
      <w:pgSz w:w="12240" w:h="15840"/>
      <w:pgMar w:top="720" w:right="720" w:bottom="720" w:left="720" w:header="720" w:footer="720" w:gutter="0"/>
      <w:pgNumType w:chapStyle="9"/>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2B05A" w14:textId="77777777" w:rsidR="0000118E" w:rsidRDefault="0000118E">
      <w:pPr>
        <w:spacing w:line="240" w:lineRule="auto"/>
      </w:pPr>
      <w:r>
        <w:separator/>
      </w:r>
    </w:p>
  </w:endnote>
  <w:endnote w:type="continuationSeparator" w:id="0">
    <w:p w14:paraId="458FF64D" w14:textId="77777777" w:rsidR="0000118E" w:rsidRDefault="0000118E">
      <w:pPr>
        <w:spacing w:line="240" w:lineRule="auto"/>
      </w:pPr>
      <w:r>
        <w:continuationSeparator/>
      </w:r>
    </w:p>
  </w:endnote>
  <w:endnote w:type="continuationNotice" w:id="1">
    <w:p w14:paraId="00B3CD82" w14:textId="77777777" w:rsidR="0000118E" w:rsidRDefault="0000118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FAFCD" w14:textId="000DD305" w:rsidR="005A3FBB" w:rsidRPr="000E7EA7" w:rsidRDefault="005A5F80" w:rsidP="006B193E">
    <w:pPr>
      <w:pStyle w:val="Footer"/>
      <w:tabs>
        <w:tab w:val="clear" w:pos="4680"/>
        <w:tab w:val="clear" w:pos="9360"/>
        <w:tab w:val="left" w:pos="5247"/>
        <w:tab w:val="left" w:pos="5422"/>
        <w:tab w:val="right" w:pos="10800"/>
      </w:tabs>
      <w:rPr>
        <w:color w:val="ADADAD" w:themeColor="background2" w:themeShade="BF"/>
        <w:sz w:val="20"/>
        <w:szCs w:val="20"/>
      </w:rPr>
    </w:pPr>
    <w:r w:rsidRPr="000E7EA7">
      <w:rPr>
        <w:color w:val="ADADAD" w:themeColor="background2" w:themeShade="BF"/>
        <w:sz w:val="20"/>
        <w:szCs w:val="20"/>
      </w:rPr>
      <w:tab/>
    </w:r>
    <w:r w:rsidRPr="000E7EA7">
      <w:rPr>
        <w:color w:val="ADADAD" w:themeColor="background2" w:themeShade="BF"/>
        <w:sz w:val="20"/>
        <w:szCs w:val="20"/>
      </w:rPr>
      <w:tab/>
    </w:r>
    <w:r w:rsidR="00DD1DF1" w:rsidRPr="000E7EA7">
      <w:rPr>
        <w:color w:val="ADADAD" w:themeColor="background2" w:themeShade="BF"/>
        <w:sz w:val="20"/>
        <w:szCs w:val="20"/>
      </w:rPr>
      <w:fldChar w:fldCharType="begin"/>
    </w:r>
    <w:r w:rsidR="00DD1DF1" w:rsidRPr="000E7EA7">
      <w:rPr>
        <w:color w:val="ADADAD" w:themeColor="background2" w:themeShade="BF"/>
        <w:sz w:val="20"/>
        <w:szCs w:val="20"/>
      </w:rPr>
      <w:instrText xml:space="preserve"> PAGE  \* roman  \* MERGEFORMAT </w:instrText>
    </w:r>
    <w:r w:rsidR="00DD1DF1" w:rsidRPr="000E7EA7">
      <w:rPr>
        <w:color w:val="ADADAD" w:themeColor="background2" w:themeShade="BF"/>
        <w:sz w:val="20"/>
        <w:szCs w:val="20"/>
      </w:rPr>
      <w:fldChar w:fldCharType="separate"/>
    </w:r>
    <w:r w:rsidR="00DD1DF1" w:rsidRPr="000E7EA7">
      <w:rPr>
        <w:color w:val="ADADAD" w:themeColor="background2" w:themeShade="BF"/>
        <w:sz w:val="20"/>
        <w:szCs w:val="20"/>
      </w:rPr>
      <w:t>i</w:t>
    </w:r>
    <w:r w:rsidR="00DD1DF1" w:rsidRPr="000E7EA7">
      <w:rPr>
        <w:color w:val="ADADAD" w:themeColor="background2" w:themeShade="BF"/>
        <w:sz w:val="20"/>
        <w:szCs w:val="20"/>
      </w:rPr>
      <w:fldChar w:fldCharType="end"/>
    </w:r>
    <w:r w:rsidRPr="000E7EA7">
      <w:rPr>
        <w:color w:val="ADADAD" w:themeColor="background2" w:themeShade="BF"/>
        <w:sz w:val="20"/>
        <w:szCs w:val="20"/>
      </w:rPr>
      <w:tab/>
    </w:r>
    <w:r w:rsidR="003A5765">
      <w:rPr>
        <w:color w:val="ADADAD" w:themeColor="background2" w:themeShade="BF"/>
        <w:sz w:val="20"/>
        <w:szCs w:val="20"/>
      </w:rPr>
      <w:t xml:space="preserve"> </w:t>
    </w:r>
  </w:p>
  <w:p w14:paraId="6710C737" w14:textId="3181CC67" w:rsidR="005A5F80" w:rsidRPr="000E7EA7" w:rsidRDefault="005A5F80" w:rsidP="00A54B38">
    <w:pPr>
      <w:pStyle w:val="Footer"/>
      <w:tabs>
        <w:tab w:val="clear" w:pos="4680"/>
        <w:tab w:val="clear" w:pos="9360"/>
        <w:tab w:val="right" w:pos="10800"/>
      </w:tabs>
      <w:rPr>
        <w:color w:val="ADADAD" w:themeColor="background2" w:themeShade="BF"/>
        <w:sz w:val="20"/>
        <w:szCs w:val="20"/>
      </w:rPr>
    </w:pPr>
    <w:r w:rsidRPr="000E7EA7">
      <w:rPr>
        <w:color w:val="ADADAD" w:themeColor="background2" w:themeShade="BF"/>
        <w:sz w:val="20"/>
        <w:szCs w:val="20"/>
      </w:rPr>
      <w:tab/>
    </w:r>
    <w:r w:rsidR="00FF6715" w:rsidRPr="000E7EA7">
      <w:rPr>
        <w:color w:val="ADADAD" w:themeColor="background2" w:themeShade="BF"/>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975"/>
    </w:tblGrid>
    <w:tr w:rsidR="005A5F80" w14:paraId="1FA93E3D" w14:textId="77777777" w:rsidTr="00A54B38">
      <w:trPr>
        <w:trHeight w:val="279"/>
      </w:trPr>
      <w:tc>
        <w:tcPr>
          <w:tcW w:w="10975" w:type="dxa"/>
        </w:tcPr>
        <w:p w14:paraId="71DF5413" w14:textId="77777777" w:rsidR="005A5F80" w:rsidRDefault="005A5F80" w:rsidP="006B193E">
          <w:pPr>
            <w:pStyle w:val="Header"/>
            <w:tabs>
              <w:tab w:val="clear" w:pos="4680"/>
              <w:tab w:val="clear" w:pos="9360"/>
              <w:tab w:val="right" w:pos="10759"/>
            </w:tabs>
          </w:pPr>
        </w:p>
      </w:tc>
    </w:tr>
  </w:tbl>
  <w:p w14:paraId="64DDE142" w14:textId="2F438B2A" w:rsidR="005A5F80" w:rsidRDefault="005A5F80" w:rsidP="34A3FD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3FA6E" w14:textId="7B691EEB" w:rsidR="00DD1DF1" w:rsidRPr="00F822F9" w:rsidRDefault="007B1834" w:rsidP="006B193E">
    <w:pPr>
      <w:pStyle w:val="Footer"/>
      <w:tabs>
        <w:tab w:val="clear" w:pos="4680"/>
        <w:tab w:val="clear" w:pos="9360"/>
        <w:tab w:val="left" w:pos="5247"/>
        <w:tab w:val="left" w:pos="5422"/>
        <w:tab w:val="right" w:pos="10800"/>
      </w:tabs>
      <w:rPr>
        <w:color w:val="ADADAD" w:themeColor="background2" w:themeShade="BF"/>
        <w:sz w:val="20"/>
        <w:szCs w:val="20"/>
      </w:rPr>
    </w:pPr>
    <w:r w:rsidRPr="00F822F9">
      <w:rPr>
        <w:color w:val="ADADAD" w:themeColor="background2" w:themeShade="BF"/>
        <w:sz w:val="20"/>
        <w:szCs w:val="20"/>
      </w:rPr>
      <w:t>An In-Depth Analysis on Educational and Career Goals</w:t>
    </w:r>
    <w:r w:rsidR="00DD1DF1" w:rsidRPr="00F822F9">
      <w:rPr>
        <w:color w:val="ADADAD" w:themeColor="background2" w:themeShade="BF"/>
        <w:sz w:val="20"/>
        <w:szCs w:val="20"/>
      </w:rPr>
      <w:tab/>
    </w:r>
    <w:r w:rsidR="00DD1DF1" w:rsidRPr="00F822F9">
      <w:rPr>
        <w:color w:val="ADADAD" w:themeColor="background2" w:themeShade="BF"/>
        <w:sz w:val="20"/>
        <w:szCs w:val="20"/>
      </w:rPr>
      <w:tab/>
    </w:r>
    <w:r w:rsidR="00E4316A" w:rsidRPr="00F822F9">
      <w:rPr>
        <w:color w:val="ADADAD" w:themeColor="background2" w:themeShade="BF"/>
        <w:sz w:val="20"/>
        <w:szCs w:val="20"/>
      </w:rPr>
      <w:fldChar w:fldCharType="begin"/>
    </w:r>
    <w:r w:rsidR="00E4316A" w:rsidRPr="00F822F9">
      <w:rPr>
        <w:color w:val="ADADAD" w:themeColor="background2" w:themeShade="BF"/>
        <w:sz w:val="20"/>
        <w:szCs w:val="20"/>
      </w:rPr>
      <w:instrText xml:space="preserve"> PAGE   \* MERGEFORMAT </w:instrText>
    </w:r>
    <w:r w:rsidR="00E4316A" w:rsidRPr="00F822F9">
      <w:rPr>
        <w:color w:val="ADADAD" w:themeColor="background2" w:themeShade="BF"/>
        <w:sz w:val="20"/>
        <w:szCs w:val="20"/>
      </w:rPr>
      <w:fldChar w:fldCharType="separate"/>
    </w:r>
    <w:r w:rsidR="00E4316A" w:rsidRPr="00F822F9">
      <w:rPr>
        <w:color w:val="ADADAD" w:themeColor="background2" w:themeShade="BF"/>
        <w:sz w:val="20"/>
        <w:szCs w:val="20"/>
      </w:rPr>
      <w:t>1</w:t>
    </w:r>
    <w:r w:rsidR="00E4316A" w:rsidRPr="00F822F9">
      <w:rPr>
        <w:color w:val="ADADAD" w:themeColor="background2" w:themeShade="BF"/>
        <w:sz w:val="20"/>
        <w:szCs w:val="20"/>
      </w:rPr>
      <w:fldChar w:fldCharType="end"/>
    </w:r>
    <w:r w:rsidR="00571C29">
      <w:rPr>
        <w:color w:val="ADADAD" w:themeColor="background2" w:themeShade="BF"/>
        <w:sz w:val="20"/>
        <w:szCs w:val="20"/>
      </w:rPr>
      <w:t xml:space="preserve"> </w:t>
    </w:r>
    <w:r w:rsidR="00662BE4">
      <w:rPr>
        <w:color w:val="ADADAD" w:themeColor="background2" w:themeShade="BF"/>
        <w:sz w:val="20"/>
        <w:szCs w:val="20"/>
      </w:rPr>
      <w:tab/>
    </w:r>
    <w:r w:rsidR="002A04E4">
      <w:rPr>
        <w:color w:val="ADADAD" w:themeColor="background2" w:themeShade="BF"/>
        <w:sz w:val="20"/>
        <w:szCs w:val="20"/>
      </w:rPr>
      <w:t>Muhammed Rinief</w:t>
    </w:r>
    <w:r w:rsidR="00662BE4" w:rsidRPr="00662BE4">
      <w:rPr>
        <w:color w:val="ADADAD" w:themeColor="background2" w:themeShade="BF"/>
        <w:sz w:val="20"/>
        <w:szCs w:val="20"/>
      </w:rPr>
      <w:t xml:space="preserve"> </w:t>
    </w:r>
  </w:p>
  <w:p w14:paraId="15FB2422" w14:textId="03F6269E" w:rsidR="00DD1DF1" w:rsidRPr="00F822F9" w:rsidRDefault="00DD1DF1" w:rsidP="00A54B38">
    <w:pPr>
      <w:pStyle w:val="Footer"/>
      <w:tabs>
        <w:tab w:val="clear" w:pos="4680"/>
        <w:tab w:val="clear" w:pos="9360"/>
        <w:tab w:val="right" w:pos="10800"/>
      </w:tabs>
      <w:rPr>
        <w:color w:val="ADADAD" w:themeColor="background2" w:themeShade="BF"/>
        <w:sz w:val="20"/>
        <w:szCs w:val="20"/>
      </w:rPr>
    </w:pPr>
    <w:r w:rsidRPr="00F822F9">
      <w:rPr>
        <w:color w:val="ADADAD" w:themeColor="background2" w:themeShade="BF"/>
        <w:sz w:val="20"/>
        <w:szCs w:val="20"/>
      </w:rPr>
      <w:t>24BCA1C04: FCA</w:t>
    </w:r>
    <w:r w:rsidRPr="00F822F9">
      <w:rPr>
        <w:color w:val="ADADAD" w:themeColor="background2" w:themeShade="BF"/>
        <w:sz w:val="20"/>
        <w:szCs w:val="20"/>
      </w:rPr>
      <w:tab/>
      <w:t>Jain University</w:t>
    </w:r>
    <w:r w:rsidR="007B1834" w:rsidRPr="00F822F9">
      <w:rPr>
        <w:color w:val="ADADAD" w:themeColor="background2" w:themeShade="BF"/>
        <w:sz w:val="20"/>
        <w:szCs w:val="20"/>
      </w:rPr>
      <w:t>, Bengaluru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8C367" w14:textId="77777777" w:rsidR="0000118E" w:rsidRDefault="0000118E">
      <w:pPr>
        <w:spacing w:line="240" w:lineRule="auto"/>
      </w:pPr>
      <w:r>
        <w:separator/>
      </w:r>
    </w:p>
  </w:footnote>
  <w:footnote w:type="continuationSeparator" w:id="0">
    <w:p w14:paraId="24D6CABB" w14:textId="77777777" w:rsidR="0000118E" w:rsidRDefault="0000118E">
      <w:pPr>
        <w:spacing w:line="240" w:lineRule="auto"/>
      </w:pPr>
      <w:r>
        <w:continuationSeparator/>
      </w:r>
    </w:p>
  </w:footnote>
  <w:footnote w:type="continuationNotice" w:id="1">
    <w:p w14:paraId="3D015BD7" w14:textId="77777777" w:rsidR="0000118E" w:rsidRDefault="0000118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C0258" w14:textId="49565AF2" w:rsidR="00BE4C6C" w:rsidRPr="009E2A10" w:rsidRDefault="00BE4C6C" w:rsidP="009E2A10">
    <w:pPr>
      <w:pStyle w:val="Header"/>
      <w:tabs>
        <w:tab w:val="clear" w:pos="4680"/>
        <w:tab w:val="clear" w:pos="9360"/>
        <w:tab w:val="left" w:pos="9128"/>
      </w:tabs>
      <w:spacing w:after="120" w:line="276" w:lineRule="auto"/>
      <w:jc w:val="right"/>
      <w:rPr>
        <w:color w:val="ADADAD" w:themeColor="background2" w:themeShade="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E66D6" w14:textId="4F3DEC4C" w:rsidR="0060576B" w:rsidRDefault="0060576B" w:rsidP="001C3319">
    <w:pPr>
      <w:pStyle w:val="Header"/>
      <w:pBdr>
        <w:between w:val="single" w:sz="4" w:space="1" w:color="156082" w:themeColor="accent1"/>
      </w:pBdr>
      <w:spacing w:line="276" w:lineRule="aut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337CF" w14:textId="12B02FE9" w:rsidR="00BE4C6C" w:rsidRDefault="00BE4C6C" w:rsidP="00B96B82">
    <w:pPr>
      <w:pStyle w:val="Header"/>
      <w:pBdr>
        <w:between w:val="single" w:sz="4" w:space="1" w:color="156082" w:themeColor="accent1"/>
      </w:pBdr>
      <w:spacing w:line="276" w:lineRule="aut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09B35" w14:textId="31B00983" w:rsidR="001A3857" w:rsidRDefault="001A3857" w:rsidP="00B96B82">
    <w:pPr>
      <w:pStyle w:val="Header"/>
      <w:pBdr>
        <w:between w:val="single" w:sz="4" w:space="1" w:color="156082" w:themeColor="accent1"/>
      </w:pBdr>
      <w:spacing w:line="276" w:lineRule="aut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6DC2D" w14:textId="7E3E09A7" w:rsidR="00476DF9" w:rsidRPr="00582852" w:rsidRDefault="00C05FF4" w:rsidP="00E90F47">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83"/>
        <w:tab w:val="left" w:pos="10080"/>
      </w:tabs>
      <w:spacing w:line="276" w:lineRule="auto"/>
      <w:jc w:val="right"/>
      <w:rPr>
        <w:color w:val="ADADAD" w:themeColor="background2" w:themeShade="BF"/>
      </w:rPr>
    </w:pPr>
    <w:r w:rsidRPr="00582852">
      <w:rPr>
        <w:color w:val="ADADAD" w:themeColor="background2" w:themeShade="BF"/>
      </w:rPr>
      <w:fldChar w:fldCharType="begin"/>
    </w:r>
    <w:r w:rsidRPr="00582852">
      <w:rPr>
        <w:color w:val="ADADAD" w:themeColor="background2" w:themeShade="BF"/>
      </w:rPr>
      <w:instrText xml:space="preserve"> STYLEREF  "Heading 2"  \* MERGEFORMAT </w:instrText>
    </w:r>
    <w:r w:rsidRPr="00582852">
      <w:rPr>
        <w:color w:val="ADADAD" w:themeColor="background2" w:themeShade="BF"/>
      </w:rPr>
      <w:fldChar w:fldCharType="separate"/>
    </w:r>
    <w:r w:rsidR="00B05FBA">
      <w:rPr>
        <w:noProof/>
        <w:color w:val="ADADAD" w:themeColor="background2" w:themeShade="BF"/>
      </w:rPr>
      <w:t>2.1 Data Description</w:t>
    </w:r>
    <w:r w:rsidRPr="00582852">
      <w:rPr>
        <w:color w:val="ADADAD" w:themeColor="background2" w:themeShade="BF"/>
      </w:rPr>
      <w:fldChar w:fldCharType="end"/>
    </w:r>
  </w:p>
  <w:p w14:paraId="074971C2" w14:textId="77777777" w:rsidR="00476DF9" w:rsidRDefault="00476DF9" w:rsidP="00BE4C6C">
    <w:pPr>
      <w:pStyle w:val="Header"/>
      <w:pBdr>
        <w:between w:val="single" w:sz="4" w:space="1" w:color="156082" w:themeColor="accent1"/>
      </w:pBdr>
      <w:spacing w:line="276" w:lineRule="auto"/>
    </w:pPr>
  </w:p>
  <w:p w14:paraId="279DD6ED" w14:textId="77777777" w:rsidR="00476DF9" w:rsidRDefault="00476DF9" w:rsidP="00DD1DF1">
    <w:pPr>
      <w:pStyle w:val="Header"/>
      <w:tabs>
        <w:tab w:val="left" w:pos="2580"/>
        <w:tab w:val="left" w:pos="2985"/>
      </w:tabs>
      <w:spacing w:after="120" w:line="276" w:lineRule="aut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8967A" w14:textId="002BE4B3" w:rsidR="00C306F6" w:rsidRDefault="00C306F6" w:rsidP="00BB3496">
    <w:pPr>
      <w:pStyle w:val="Header"/>
      <w:pBdr>
        <w:between w:val="single" w:sz="4" w:space="1" w:color="156082" w:themeColor="accent1"/>
      </w:pBdr>
      <w:spacing w:line="276" w:lineRule="aut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F7938" w14:textId="6303CD38" w:rsidR="004D0552" w:rsidRPr="00582852" w:rsidRDefault="00C05FF4" w:rsidP="00E90F47">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83"/>
        <w:tab w:val="left" w:pos="10080"/>
      </w:tabs>
      <w:spacing w:line="276" w:lineRule="auto"/>
      <w:jc w:val="right"/>
      <w:rPr>
        <w:color w:val="ADADAD" w:themeColor="background2" w:themeShade="BF"/>
      </w:rPr>
    </w:pPr>
    <w:r w:rsidRPr="00582852">
      <w:rPr>
        <w:color w:val="ADADAD" w:themeColor="background2" w:themeShade="BF"/>
      </w:rPr>
      <w:fldChar w:fldCharType="begin"/>
    </w:r>
    <w:r w:rsidRPr="00582852">
      <w:rPr>
        <w:color w:val="ADADAD" w:themeColor="background2" w:themeShade="BF"/>
      </w:rPr>
      <w:instrText xml:space="preserve"> STYLEREF  "Heading 2"  \* MERGEFORMAT</w:instrText>
    </w:r>
    <w:r w:rsidRPr="00582852">
      <w:rPr>
        <w:color w:val="ADADAD" w:themeColor="background2" w:themeShade="BF"/>
      </w:rPr>
      <w:fldChar w:fldCharType="separate"/>
    </w:r>
    <w:r w:rsidR="00B05FBA">
      <w:rPr>
        <w:noProof/>
        <w:color w:val="ADADAD" w:themeColor="background2" w:themeShade="BF"/>
      </w:rPr>
      <w:t>2.2 Technical Description</w:t>
    </w:r>
    <w:r w:rsidRPr="00582852">
      <w:rPr>
        <w:color w:val="ADADAD" w:themeColor="background2" w:themeShade="BF"/>
      </w:rPr>
      <w:fldChar w:fldCharType="end"/>
    </w:r>
  </w:p>
  <w:p w14:paraId="0F3A555A" w14:textId="77777777" w:rsidR="004D0552" w:rsidRDefault="004D0552" w:rsidP="00BE4C6C">
    <w:pPr>
      <w:pStyle w:val="Header"/>
      <w:pBdr>
        <w:between w:val="single" w:sz="4" w:space="1" w:color="156082" w:themeColor="accent1"/>
      </w:pBdr>
      <w:spacing w:line="276" w:lineRule="auto"/>
    </w:pPr>
  </w:p>
  <w:p w14:paraId="4BE928C6" w14:textId="77777777" w:rsidR="004D0552" w:rsidRDefault="004D0552" w:rsidP="00DD1DF1">
    <w:pPr>
      <w:pStyle w:val="Header"/>
      <w:tabs>
        <w:tab w:val="left" w:pos="2580"/>
        <w:tab w:val="left" w:pos="2985"/>
      </w:tabs>
      <w:spacing w:after="120" w:line="276" w:lineRule="aut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BD1CA" w14:textId="77777777" w:rsidR="000E503D" w:rsidRDefault="000E503D" w:rsidP="00DD1DF1">
    <w:pPr>
      <w:pStyle w:val="Header"/>
      <w:tabs>
        <w:tab w:val="left" w:pos="2580"/>
        <w:tab w:val="left" w:pos="2985"/>
      </w:tabs>
      <w:spacing w:after="120" w:line="276" w:lineRule="aut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1A37F" w14:textId="77777777" w:rsidR="003A210D" w:rsidRDefault="003A210D" w:rsidP="00DD1DF1">
    <w:pPr>
      <w:pStyle w:val="Header"/>
      <w:tabs>
        <w:tab w:val="left" w:pos="2580"/>
        <w:tab w:val="left" w:pos="2985"/>
      </w:tabs>
      <w:spacing w:after="120" w:line="276" w:lineRule="aut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AA99C" w14:textId="3D40FAA7" w:rsidR="0017538C" w:rsidRPr="0017538C" w:rsidRDefault="0017538C" w:rsidP="0017538C">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83"/>
        <w:tab w:val="left" w:pos="10080"/>
      </w:tabs>
      <w:spacing w:line="276" w:lineRule="auto"/>
      <w:jc w:val="right"/>
      <w:rPr>
        <w:color w:val="ADADAD" w:themeColor="background2" w:themeShade="BF"/>
      </w:rPr>
    </w:pPr>
    <w:r w:rsidRPr="0017538C">
      <w:rPr>
        <w:color w:val="ADADAD" w:themeColor="background2" w:themeShade="BF"/>
      </w:rPr>
      <w:fldChar w:fldCharType="begin"/>
    </w:r>
    <w:r w:rsidRPr="0017538C">
      <w:rPr>
        <w:color w:val="ADADAD" w:themeColor="background2" w:themeShade="BF"/>
      </w:rPr>
      <w:instrText xml:space="preserve"> STYLEREF  "Heading 2"  \* MERGEFORMAT </w:instrText>
    </w:r>
    <w:r w:rsidRPr="0017538C">
      <w:rPr>
        <w:color w:val="ADADAD" w:themeColor="background2" w:themeShade="BF"/>
      </w:rPr>
      <w:fldChar w:fldCharType="separate"/>
    </w:r>
    <w:r w:rsidR="00B05FBA">
      <w:rPr>
        <w:noProof/>
        <w:color w:val="ADADAD" w:themeColor="background2" w:themeShade="BF"/>
      </w:rPr>
      <w:t>3.1 Correlation Between Confidence and Skill</w:t>
    </w:r>
    <w:r w:rsidRPr="0017538C">
      <w:rPr>
        <w:color w:val="ADADAD" w:themeColor="background2" w:themeShade="BF"/>
      </w:rPr>
      <w:fldChar w:fldCharType="end"/>
    </w:r>
  </w:p>
  <w:p w14:paraId="3079C0C8" w14:textId="77777777" w:rsidR="0017538C" w:rsidRDefault="0017538C" w:rsidP="00BE4C6C">
    <w:pPr>
      <w:pStyle w:val="Header"/>
      <w:pBdr>
        <w:between w:val="single" w:sz="4" w:space="1" w:color="156082" w:themeColor="accent1"/>
      </w:pBdr>
      <w:spacing w:line="276" w:lineRule="auto"/>
    </w:pPr>
  </w:p>
  <w:p w14:paraId="49E57CD7" w14:textId="77777777" w:rsidR="00345B38" w:rsidRDefault="00345B3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29405" w14:textId="761807DF" w:rsidR="0040724D" w:rsidRPr="00582852" w:rsidRDefault="00C05FF4" w:rsidP="00E90F47">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83"/>
        <w:tab w:val="left" w:pos="10080"/>
      </w:tabs>
      <w:spacing w:line="276" w:lineRule="auto"/>
      <w:jc w:val="right"/>
      <w:rPr>
        <w:color w:val="ADADAD" w:themeColor="background2" w:themeShade="BF"/>
      </w:rPr>
    </w:pPr>
    <w:r w:rsidRPr="00582852">
      <w:rPr>
        <w:color w:val="ADADAD" w:themeColor="background2" w:themeShade="BF"/>
      </w:rPr>
      <w:fldChar w:fldCharType="begin"/>
    </w:r>
    <w:r w:rsidRPr="00582852">
      <w:rPr>
        <w:color w:val="ADADAD" w:themeColor="background2" w:themeShade="BF"/>
      </w:rPr>
      <w:instrText xml:space="preserve"> STYLEREF  "Heading 2"  \* MERGEFORMAT</w:instrText>
    </w:r>
    <w:r w:rsidRPr="00582852">
      <w:rPr>
        <w:color w:val="ADADAD" w:themeColor="background2" w:themeShade="BF"/>
      </w:rPr>
      <w:fldChar w:fldCharType="separate"/>
    </w:r>
    <w:r w:rsidR="00B05FBA">
      <w:rPr>
        <w:noProof/>
        <w:color w:val="ADADAD" w:themeColor="background2" w:themeShade="BF"/>
      </w:rPr>
      <w:t>3.1 Correlation Between Confidence and Skill</w:t>
    </w:r>
    <w:r w:rsidRPr="00582852">
      <w:rPr>
        <w:color w:val="ADADAD" w:themeColor="background2" w:themeShade="BF"/>
      </w:rPr>
      <w:fldChar w:fldCharType="end"/>
    </w:r>
  </w:p>
  <w:p w14:paraId="2BA54A40" w14:textId="77777777" w:rsidR="0040724D" w:rsidRDefault="0040724D" w:rsidP="00BE4C6C">
    <w:pPr>
      <w:pStyle w:val="Header"/>
      <w:pBdr>
        <w:between w:val="single" w:sz="4" w:space="1" w:color="156082" w:themeColor="accent1"/>
      </w:pBdr>
      <w:spacing w:line="276" w:lineRule="auto"/>
    </w:pPr>
  </w:p>
  <w:p w14:paraId="7F1E4932" w14:textId="77777777" w:rsidR="0040724D" w:rsidRDefault="0040724D" w:rsidP="00DD1DF1">
    <w:pPr>
      <w:pStyle w:val="Header"/>
      <w:tabs>
        <w:tab w:val="left" w:pos="2580"/>
        <w:tab w:val="left" w:pos="2985"/>
      </w:tabs>
      <w:spacing w:after="12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005A5F80" w14:paraId="32460778" w14:textId="77777777" w:rsidTr="1EAE14C2">
      <w:trPr>
        <w:trHeight w:val="300"/>
      </w:trPr>
      <w:tc>
        <w:tcPr>
          <w:tcW w:w="3600" w:type="dxa"/>
        </w:tcPr>
        <w:p w14:paraId="6335FFA6" w14:textId="6A691D76" w:rsidR="005A5F80" w:rsidRDefault="005A5F80" w:rsidP="1EAE14C2">
          <w:pPr>
            <w:pStyle w:val="Header"/>
            <w:ind w:left="-115"/>
          </w:pPr>
        </w:p>
      </w:tc>
      <w:tc>
        <w:tcPr>
          <w:tcW w:w="3600" w:type="dxa"/>
        </w:tcPr>
        <w:p w14:paraId="5BB83A19" w14:textId="4BCABE5B" w:rsidR="005A5F80" w:rsidRDefault="005A5F80" w:rsidP="1EAE14C2">
          <w:pPr>
            <w:pStyle w:val="Header"/>
            <w:jc w:val="center"/>
          </w:pPr>
        </w:p>
      </w:tc>
      <w:tc>
        <w:tcPr>
          <w:tcW w:w="3600" w:type="dxa"/>
        </w:tcPr>
        <w:p w14:paraId="570C5E5C" w14:textId="60B34A0D" w:rsidR="005A5F80" w:rsidRDefault="005A5F80" w:rsidP="1EAE14C2">
          <w:pPr>
            <w:pStyle w:val="Header"/>
            <w:ind w:right="-115"/>
            <w:jc w:val="right"/>
          </w:pPr>
        </w:p>
      </w:tc>
    </w:tr>
  </w:tbl>
  <w:p w14:paraId="6C33D7DD" w14:textId="357B5476" w:rsidR="005A5F80" w:rsidRDefault="005A5F80" w:rsidP="1EAE14C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4984C" w14:textId="77777777" w:rsidR="00C17A6F" w:rsidRDefault="00C17A6F"/>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273AE" w14:textId="061D397A" w:rsidR="00251B5F" w:rsidRDefault="00C27451" w:rsidP="00E90F47">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83"/>
        <w:tab w:val="left" w:pos="10080"/>
      </w:tabs>
      <w:spacing w:line="276" w:lineRule="auto"/>
      <w:jc w:val="right"/>
    </w:pPr>
    <w:r w:rsidRPr="005F0A2A">
      <w:rPr>
        <w:color w:val="ADADAD" w:themeColor="background2" w:themeShade="BF"/>
      </w:rPr>
      <w:fldChar w:fldCharType="begin"/>
    </w:r>
    <w:r w:rsidRPr="005F0A2A">
      <w:rPr>
        <w:color w:val="ADADAD" w:themeColor="background2" w:themeShade="BF"/>
      </w:rPr>
      <w:instrText xml:space="preserve"> STYLEREF  "Heading 2"  \* MERGEFORMAT </w:instrText>
    </w:r>
    <w:r w:rsidRPr="005F0A2A">
      <w:rPr>
        <w:color w:val="ADADAD" w:themeColor="background2" w:themeShade="BF"/>
      </w:rPr>
      <w:fldChar w:fldCharType="separate"/>
    </w:r>
    <w:r w:rsidR="00B05FBA">
      <w:rPr>
        <w:noProof/>
        <w:color w:val="ADADAD" w:themeColor="background2" w:themeShade="BF"/>
      </w:rPr>
      <w:t>3.2 Correlation Between Gender and Post-Degree Choices.</w:t>
    </w:r>
    <w:r w:rsidRPr="005F0A2A">
      <w:rPr>
        <w:color w:val="ADADAD" w:themeColor="background2" w:themeShade="BF"/>
      </w:rPr>
      <w:fldChar w:fldCharType="end"/>
    </w:r>
    <w:r w:rsidR="00226E6E">
      <w:rPr>
        <w:noProof/>
        <w:color w:val="ADADAD" w:themeColor="background2" w:themeShade="BF"/>
      </w:rPr>
      <w:t xml:space="preserve"> </w:t>
    </w:r>
  </w:p>
  <w:p w14:paraId="51C27848" w14:textId="60B4F0B0" w:rsidR="007E7BE5" w:rsidRPr="00206AC4" w:rsidRDefault="007E7BE5" w:rsidP="00206AC4">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83"/>
        <w:tab w:val="left" w:pos="10080"/>
      </w:tabs>
      <w:spacing w:line="276" w:lineRule="auto"/>
      <w:jc w:val="right"/>
      <w:rPr>
        <w:color w:val="ADADAD" w:themeColor="background2" w:themeShade="BF"/>
      </w:rPr>
    </w:pPr>
  </w:p>
  <w:p w14:paraId="6B9252B0" w14:textId="2138D2CC" w:rsidR="00251B5F" w:rsidRDefault="00251B5F"/>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6E9F9" w14:textId="72CA5A17" w:rsidR="00251B5F" w:rsidRPr="00582852" w:rsidRDefault="00C05FF4" w:rsidP="00E90F47">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83"/>
        <w:tab w:val="left" w:pos="10080"/>
      </w:tabs>
      <w:spacing w:line="276" w:lineRule="auto"/>
      <w:jc w:val="right"/>
      <w:rPr>
        <w:color w:val="ADADAD" w:themeColor="background2" w:themeShade="BF"/>
      </w:rPr>
    </w:pPr>
    <w:r w:rsidRPr="00582852">
      <w:rPr>
        <w:color w:val="ADADAD" w:themeColor="background2" w:themeShade="BF"/>
      </w:rPr>
      <w:fldChar w:fldCharType="begin"/>
    </w:r>
    <w:r w:rsidRPr="00582852">
      <w:rPr>
        <w:color w:val="ADADAD" w:themeColor="background2" w:themeShade="BF"/>
      </w:rPr>
      <w:instrText xml:space="preserve"> STYLEREF  "Heading 2"  \* MERGEFORMAT</w:instrText>
    </w:r>
    <w:r w:rsidRPr="00582852">
      <w:rPr>
        <w:color w:val="ADADAD" w:themeColor="background2" w:themeShade="BF"/>
      </w:rPr>
      <w:fldChar w:fldCharType="separate"/>
    </w:r>
    <w:r w:rsidR="00B05FBA">
      <w:rPr>
        <w:noProof/>
        <w:color w:val="ADADAD" w:themeColor="background2" w:themeShade="BF"/>
      </w:rPr>
      <w:t>3.2 Correlation Between Gender and Post-Degree Choices.</w:t>
    </w:r>
    <w:r w:rsidRPr="00582852">
      <w:rPr>
        <w:color w:val="ADADAD" w:themeColor="background2" w:themeShade="BF"/>
      </w:rPr>
      <w:fldChar w:fldCharType="end"/>
    </w:r>
  </w:p>
  <w:p w14:paraId="38AADAFC" w14:textId="77777777" w:rsidR="00251B5F" w:rsidRDefault="00251B5F" w:rsidP="00BE4C6C">
    <w:pPr>
      <w:pStyle w:val="Header"/>
      <w:pBdr>
        <w:between w:val="single" w:sz="4" w:space="1" w:color="156082" w:themeColor="accent1"/>
      </w:pBdr>
      <w:spacing w:line="276" w:lineRule="auto"/>
    </w:pPr>
  </w:p>
  <w:p w14:paraId="0D9FD41C" w14:textId="77777777" w:rsidR="00251B5F" w:rsidRDefault="00251B5F" w:rsidP="00DD1DF1">
    <w:pPr>
      <w:pStyle w:val="Header"/>
      <w:tabs>
        <w:tab w:val="left" w:pos="2580"/>
        <w:tab w:val="left" w:pos="2985"/>
      </w:tabs>
      <w:spacing w:after="120" w:line="276" w:lineRule="aut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250DC" w14:textId="3AFB9102" w:rsidR="0083082A" w:rsidRDefault="0083082A" w:rsidP="005770BB">
    <w:pPr>
      <w:pStyle w:val="Header"/>
      <w:pBdr>
        <w:between w:val="single" w:sz="4" w:space="1" w:color="156082" w:themeColor="accent1"/>
      </w:pBdr>
      <w:tabs>
        <w:tab w:val="clear" w:pos="4680"/>
        <w:tab w:val="clear" w:pos="9360"/>
        <w:tab w:val="left" w:pos="4562"/>
        <w:tab w:val="right" w:pos="10800"/>
      </w:tabs>
      <w:spacing w:line="276" w:lineRule="aut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94DA8" w14:textId="56006CA6" w:rsidR="004069F3" w:rsidRPr="00C178F2" w:rsidRDefault="00DB370F" w:rsidP="004069F3">
    <w:pPr>
      <w:pStyle w:val="Header"/>
      <w:pBdr>
        <w:between w:val="single" w:sz="4" w:space="1" w:color="156082" w:themeColor="accent1"/>
      </w:pBdr>
      <w:tabs>
        <w:tab w:val="clear" w:pos="4680"/>
        <w:tab w:val="clear" w:pos="9360"/>
        <w:tab w:val="left" w:pos="4562"/>
        <w:tab w:val="right" w:pos="10800"/>
      </w:tabs>
      <w:spacing w:line="276" w:lineRule="auto"/>
      <w:jc w:val="right"/>
      <w:rPr>
        <w:color w:val="ADADAD" w:themeColor="background2" w:themeShade="BF"/>
      </w:rPr>
    </w:pPr>
    <w:r w:rsidRPr="00C178F2">
      <w:rPr>
        <w:color w:val="ADADAD" w:themeColor="background2" w:themeShade="BF"/>
      </w:rPr>
      <w:t>3.3 Correlation between Gender and External Influence</w:t>
    </w:r>
  </w:p>
  <w:p w14:paraId="1424F2B0" w14:textId="77777777" w:rsidR="004069F3" w:rsidRDefault="004069F3" w:rsidP="00BE4C6C">
    <w:pPr>
      <w:pStyle w:val="Header"/>
      <w:pBdr>
        <w:between w:val="single" w:sz="4" w:space="1" w:color="156082" w:themeColor="accent1"/>
      </w:pBdr>
      <w:spacing w:line="276" w:lineRule="auto"/>
    </w:pPr>
  </w:p>
  <w:p w14:paraId="687EF671" w14:textId="312F76BC" w:rsidR="009A6561" w:rsidRDefault="009A6561">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4BC07" w14:textId="4F87147A" w:rsidR="00CC180F" w:rsidRPr="00582852" w:rsidRDefault="00CC180F" w:rsidP="00CC180F">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96"/>
        <w:tab w:val="left" w:pos="10080"/>
        <w:tab w:val="right" w:pos="10800"/>
      </w:tabs>
      <w:spacing w:line="276" w:lineRule="auto"/>
      <w:jc w:val="right"/>
      <w:rPr>
        <w:color w:val="ADADAD" w:themeColor="background2" w:themeShade="BF"/>
      </w:rPr>
    </w:pPr>
    <w:r w:rsidRPr="00582852">
      <w:rPr>
        <w:color w:val="ADADAD" w:themeColor="background2" w:themeShade="BF"/>
      </w:rPr>
      <w:fldChar w:fldCharType="begin"/>
    </w:r>
    <w:r w:rsidRPr="00582852">
      <w:rPr>
        <w:color w:val="ADADAD" w:themeColor="background2" w:themeShade="BF"/>
      </w:rPr>
      <w:instrText xml:space="preserve"> STYLEREF  "Heading 2"  \* MERGEFORMAT </w:instrText>
    </w:r>
    <w:r w:rsidRPr="00582852">
      <w:rPr>
        <w:color w:val="ADADAD" w:themeColor="background2" w:themeShade="BF"/>
      </w:rPr>
      <w:fldChar w:fldCharType="separate"/>
    </w:r>
    <w:r w:rsidR="00B05FBA">
      <w:rPr>
        <w:noProof/>
        <w:color w:val="ADADAD" w:themeColor="background2" w:themeShade="BF"/>
      </w:rPr>
      <w:t>3.3 Correlation Between Gender and External Influence</w:t>
    </w:r>
    <w:r w:rsidRPr="00582852">
      <w:rPr>
        <w:color w:val="ADADAD" w:themeColor="background2" w:themeShade="BF"/>
      </w:rPr>
      <w:fldChar w:fldCharType="end"/>
    </w:r>
  </w:p>
  <w:p w14:paraId="15CE2E0A" w14:textId="77777777" w:rsidR="00CC180F" w:rsidRDefault="00CC180F" w:rsidP="00BE4C6C">
    <w:pPr>
      <w:pStyle w:val="Header"/>
      <w:pBdr>
        <w:between w:val="single" w:sz="4" w:space="1" w:color="156082" w:themeColor="accent1"/>
      </w:pBdr>
      <w:spacing w:line="276" w:lineRule="auto"/>
    </w:pPr>
  </w:p>
  <w:p w14:paraId="21C8F2C7" w14:textId="77777777" w:rsidR="00CC180F" w:rsidRDefault="00CC180F" w:rsidP="00DD1DF1">
    <w:pPr>
      <w:pStyle w:val="Header"/>
      <w:tabs>
        <w:tab w:val="left" w:pos="2580"/>
        <w:tab w:val="left" w:pos="2985"/>
      </w:tabs>
      <w:spacing w:after="120" w:line="276" w:lineRule="aut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23D94" w14:textId="77777777" w:rsidR="00AA757E" w:rsidRDefault="00AA757E" w:rsidP="00DD1DF1">
    <w:pPr>
      <w:pStyle w:val="Header"/>
      <w:tabs>
        <w:tab w:val="left" w:pos="2580"/>
        <w:tab w:val="left" w:pos="2985"/>
      </w:tabs>
      <w:spacing w:after="120" w:line="276" w:lineRule="aut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A8968" w14:textId="21F316D1" w:rsidR="00F1379A" w:rsidRPr="00C95137" w:rsidRDefault="00EF2E7A" w:rsidP="00EF2E7A">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83"/>
        <w:tab w:val="left" w:pos="10080"/>
      </w:tabs>
      <w:spacing w:line="276" w:lineRule="auto"/>
      <w:jc w:val="right"/>
      <w:rPr>
        <w:color w:val="ADADAD" w:themeColor="background2" w:themeShade="BF"/>
      </w:rPr>
    </w:pPr>
    <w:r w:rsidRPr="00C95137">
      <w:rPr>
        <w:color w:val="ADADAD" w:themeColor="background2" w:themeShade="BF"/>
      </w:rPr>
      <w:fldChar w:fldCharType="begin"/>
    </w:r>
    <w:r w:rsidRPr="00C95137">
      <w:rPr>
        <w:color w:val="ADADAD" w:themeColor="background2" w:themeShade="BF"/>
      </w:rPr>
      <w:instrText xml:space="preserve"> STYLEREF  "Heading 2"  \* MERGEFORMAT </w:instrText>
    </w:r>
    <w:r w:rsidRPr="00C95137">
      <w:rPr>
        <w:color w:val="ADADAD" w:themeColor="background2" w:themeShade="BF"/>
      </w:rPr>
      <w:fldChar w:fldCharType="separate"/>
    </w:r>
    <w:r w:rsidR="00B05FBA">
      <w:rPr>
        <w:noProof/>
        <w:color w:val="ADADAD" w:themeColor="background2" w:themeShade="BF"/>
      </w:rPr>
      <w:t>3.4 Correlation Between Confidence and Personal Interest</w:t>
    </w:r>
    <w:r w:rsidRPr="00C95137">
      <w:rPr>
        <w:color w:val="ADADAD" w:themeColor="background2" w:themeShade="BF"/>
      </w:rPr>
      <w:fldChar w:fldCharType="end"/>
    </w:r>
  </w:p>
  <w:p w14:paraId="4AC64E52" w14:textId="5516A81D" w:rsidR="00F1379A" w:rsidRDefault="00F1379A" w:rsidP="00BE4C6C">
    <w:pPr>
      <w:pStyle w:val="Header"/>
      <w:pBdr>
        <w:between w:val="single" w:sz="4" w:space="1" w:color="156082" w:themeColor="accent1"/>
      </w:pBdr>
      <w:spacing w:line="276" w:lineRule="auto"/>
    </w:pPr>
  </w:p>
  <w:p w14:paraId="34B77D13" w14:textId="613C44A3" w:rsidR="00F1379A" w:rsidRDefault="00F1379A" w:rsidP="00DD1DF1">
    <w:pPr>
      <w:pStyle w:val="Header"/>
      <w:tabs>
        <w:tab w:val="left" w:pos="2580"/>
        <w:tab w:val="left" w:pos="2985"/>
      </w:tabs>
      <w:spacing w:after="120" w:line="276" w:lineRule="aut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58DD2" w14:textId="79066C98" w:rsidR="003D107B" w:rsidRPr="00582852" w:rsidRDefault="00C05FF4" w:rsidP="00CC180F">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96"/>
        <w:tab w:val="left" w:pos="10080"/>
        <w:tab w:val="right" w:pos="10800"/>
      </w:tabs>
      <w:spacing w:line="276" w:lineRule="auto"/>
      <w:jc w:val="right"/>
      <w:rPr>
        <w:color w:val="ADADAD" w:themeColor="background2" w:themeShade="BF"/>
      </w:rPr>
    </w:pPr>
    <w:r w:rsidRPr="00582852">
      <w:rPr>
        <w:color w:val="ADADAD" w:themeColor="background2" w:themeShade="BF"/>
      </w:rPr>
      <w:fldChar w:fldCharType="begin"/>
    </w:r>
    <w:r w:rsidRPr="00582852">
      <w:rPr>
        <w:color w:val="ADADAD" w:themeColor="background2" w:themeShade="BF"/>
      </w:rPr>
      <w:instrText xml:space="preserve"> STYLEREF  "Heading 2"  \* MERGEFORMAT </w:instrText>
    </w:r>
    <w:r w:rsidRPr="00582852">
      <w:rPr>
        <w:color w:val="ADADAD" w:themeColor="background2" w:themeShade="BF"/>
      </w:rPr>
      <w:fldChar w:fldCharType="separate"/>
    </w:r>
    <w:r w:rsidR="00B05FBA">
      <w:rPr>
        <w:noProof/>
        <w:color w:val="ADADAD" w:themeColor="background2" w:themeShade="BF"/>
      </w:rPr>
      <w:t>3.4 Correlation Between Confidence and Personal Interest</w:t>
    </w:r>
    <w:r w:rsidRPr="00582852">
      <w:rPr>
        <w:color w:val="ADADAD" w:themeColor="background2" w:themeShade="BF"/>
      </w:rPr>
      <w:fldChar w:fldCharType="end"/>
    </w:r>
  </w:p>
  <w:p w14:paraId="31DE6C69" w14:textId="77777777" w:rsidR="003D107B" w:rsidRDefault="003D107B" w:rsidP="00BE4C6C">
    <w:pPr>
      <w:pStyle w:val="Header"/>
      <w:pBdr>
        <w:between w:val="single" w:sz="4" w:space="1" w:color="156082" w:themeColor="accent1"/>
      </w:pBdr>
      <w:spacing w:line="276" w:lineRule="auto"/>
    </w:pPr>
  </w:p>
  <w:p w14:paraId="3CF1B7AF" w14:textId="77777777" w:rsidR="003D107B" w:rsidRDefault="003D107B" w:rsidP="00DD1DF1">
    <w:pPr>
      <w:pStyle w:val="Header"/>
      <w:tabs>
        <w:tab w:val="left" w:pos="2580"/>
        <w:tab w:val="left" w:pos="2985"/>
      </w:tabs>
      <w:spacing w:after="120" w:line="276" w:lineRule="auto"/>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EA284" w14:textId="77777777" w:rsidR="00D63C4B" w:rsidRDefault="00D63C4B" w:rsidP="00DD1DF1">
    <w:pPr>
      <w:pStyle w:val="Header"/>
      <w:tabs>
        <w:tab w:val="left" w:pos="2580"/>
        <w:tab w:val="left" w:pos="2985"/>
      </w:tabs>
      <w:spacing w:after="12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AB4BB" w14:textId="2DDD6E16" w:rsidR="00AC1F8C" w:rsidRPr="009E2A10" w:rsidRDefault="00AC1F8C" w:rsidP="009E2A10">
    <w:pPr>
      <w:pStyle w:val="Header"/>
      <w:tabs>
        <w:tab w:val="clear" w:pos="4680"/>
        <w:tab w:val="clear" w:pos="9360"/>
        <w:tab w:val="left" w:pos="9128"/>
      </w:tabs>
      <w:spacing w:after="120" w:line="276" w:lineRule="auto"/>
      <w:jc w:val="right"/>
      <w:rPr>
        <w:color w:val="ADADAD" w:themeColor="background2" w:themeShade="BF"/>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2027D" w14:textId="73489FCC" w:rsidR="00D917F4" w:rsidRPr="00582852" w:rsidRDefault="00C05FF4" w:rsidP="00CC180F">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96"/>
        <w:tab w:val="left" w:pos="10080"/>
        <w:tab w:val="right" w:pos="10800"/>
      </w:tabs>
      <w:spacing w:line="276" w:lineRule="auto"/>
      <w:jc w:val="right"/>
      <w:rPr>
        <w:color w:val="ADADAD" w:themeColor="background2" w:themeShade="BF"/>
      </w:rPr>
    </w:pPr>
    <w:r w:rsidRPr="00582852">
      <w:rPr>
        <w:color w:val="ADADAD" w:themeColor="background2" w:themeShade="BF"/>
      </w:rPr>
      <w:fldChar w:fldCharType="begin"/>
    </w:r>
    <w:r w:rsidRPr="00582852">
      <w:rPr>
        <w:color w:val="ADADAD" w:themeColor="background2" w:themeShade="BF"/>
      </w:rPr>
      <w:instrText xml:space="preserve"> STYLEREF  "Heading 2"  \* MERGEFORMAT </w:instrText>
    </w:r>
    <w:r w:rsidRPr="00582852">
      <w:rPr>
        <w:color w:val="ADADAD" w:themeColor="background2" w:themeShade="BF"/>
      </w:rPr>
      <w:fldChar w:fldCharType="separate"/>
    </w:r>
    <w:r w:rsidR="00B05FBA">
      <w:rPr>
        <w:noProof/>
        <w:color w:val="ADADAD" w:themeColor="background2" w:themeShade="BF"/>
      </w:rPr>
      <w:t>3.5 Charts used:</w:t>
    </w:r>
    <w:r w:rsidRPr="00582852">
      <w:rPr>
        <w:color w:val="ADADAD" w:themeColor="background2" w:themeShade="BF"/>
      </w:rPr>
      <w:fldChar w:fldCharType="end"/>
    </w:r>
  </w:p>
  <w:p w14:paraId="4D965086" w14:textId="77777777" w:rsidR="00D917F4" w:rsidRDefault="00D917F4" w:rsidP="00BE4C6C">
    <w:pPr>
      <w:pStyle w:val="Header"/>
      <w:pBdr>
        <w:between w:val="single" w:sz="4" w:space="1" w:color="156082" w:themeColor="accent1"/>
      </w:pBdr>
      <w:spacing w:line="276" w:lineRule="auto"/>
    </w:pPr>
  </w:p>
  <w:p w14:paraId="1A9BF9BA" w14:textId="77777777" w:rsidR="00D917F4" w:rsidRDefault="00D917F4" w:rsidP="00DD1DF1">
    <w:pPr>
      <w:pStyle w:val="Header"/>
      <w:tabs>
        <w:tab w:val="left" w:pos="2580"/>
        <w:tab w:val="left" w:pos="2985"/>
      </w:tabs>
      <w:spacing w:after="120" w:line="276" w:lineRule="auto"/>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5AACF" w14:textId="77777777" w:rsidR="00D95312" w:rsidRDefault="00D95312" w:rsidP="00DD1DF1">
    <w:pPr>
      <w:pStyle w:val="Header"/>
      <w:tabs>
        <w:tab w:val="left" w:pos="2580"/>
        <w:tab w:val="left" w:pos="2985"/>
      </w:tabs>
      <w:spacing w:after="120" w:line="276" w:lineRule="auto"/>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C922D" w14:textId="25D8F7BB" w:rsidR="00DF501C" w:rsidRPr="00582852" w:rsidRDefault="00DF501C" w:rsidP="00CC180F">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96"/>
        <w:tab w:val="left" w:pos="10080"/>
        <w:tab w:val="right" w:pos="10800"/>
      </w:tabs>
      <w:spacing w:line="276" w:lineRule="auto"/>
      <w:jc w:val="right"/>
      <w:rPr>
        <w:color w:val="ADADAD" w:themeColor="background2" w:themeShade="BF"/>
      </w:rPr>
    </w:pPr>
    <w:r w:rsidRPr="00582852">
      <w:rPr>
        <w:color w:val="ADADAD" w:themeColor="background2" w:themeShade="BF"/>
      </w:rPr>
      <w:fldChar w:fldCharType="begin"/>
    </w:r>
    <w:r w:rsidRPr="00582852">
      <w:rPr>
        <w:color w:val="ADADAD" w:themeColor="background2" w:themeShade="BF"/>
      </w:rPr>
      <w:instrText xml:space="preserve"> STYLEREF  "Heading 2"  \* MERGEFORMAT </w:instrText>
    </w:r>
    <w:r w:rsidRPr="00582852">
      <w:rPr>
        <w:color w:val="ADADAD" w:themeColor="background2" w:themeShade="BF"/>
      </w:rPr>
      <w:fldChar w:fldCharType="separate"/>
    </w:r>
    <w:r w:rsidR="00B05FBA">
      <w:rPr>
        <w:noProof/>
        <w:color w:val="ADADAD" w:themeColor="background2" w:themeShade="BF"/>
      </w:rPr>
      <w:t>4.1 Correlation Between Confidence and Skill</w:t>
    </w:r>
    <w:r w:rsidRPr="00582852">
      <w:rPr>
        <w:color w:val="ADADAD" w:themeColor="background2" w:themeShade="BF"/>
      </w:rPr>
      <w:fldChar w:fldCharType="end"/>
    </w:r>
  </w:p>
  <w:p w14:paraId="4500789A" w14:textId="77777777" w:rsidR="00DF501C" w:rsidRDefault="00DF501C" w:rsidP="00BE4C6C">
    <w:pPr>
      <w:pStyle w:val="Header"/>
      <w:pBdr>
        <w:between w:val="single" w:sz="4" w:space="1" w:color="156082" w:themeColor="accent1"/>
      </w:pBdr>
      <w:spacing w:line="276" w:lineRule="auto"/>
    </w:pPr>
  </w:p>
  <w:p w14:paraId="3E1F84E3" w14:textId="77777777" w:rsidR="003E25DB" w:rsidRDefault="003E25DB">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7275B" w14:textId="77777777" w:rsidR="00A86D87" w:rsidRDefault="00A86D87" w:rsidP="00DD1DF1">
    <w:pPr>
      <w:pStyle w:val="Header"/>
      <w:tabs>
        <w:tab w:val="left" w:pos="2580"/>
        <w:tab w:val="left" w:pos="2985"/>
      </w:tabs>
      <w:spacing w:after="120" w:line="276" w:lineRule="auto"/>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8CAC" w14:textId="05E5FD3E" w:rsidR="00886FBB" w:rsidRPr="00F822F9" w:rsidRDefault="00886FBB" w:rsidP="00CC180F">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96"/>
        <w:tab w:val="left" w:pos="10080"/>
        <w:tab w:val="right" w:pos="10800"/>
      </w:tabs>
      <w:spacing w:line="276" w:lineRule="auto"/>
      <w:jc w:val="right"/>
      <w:rPr>
        <w:color w:val="ADADAD" w:themeColor="background2" w:themeShade="BF"/>
      </w:rPr>
    </w:pPr>
    <w:ins w:id="203" w:author="muhammedrinief@gmail.com" w:date="2024-12-07T18:47:00Z" w16du:dateUtc="2024-12-07T13:17:00Z">
      <w:r w:rsidRPr="00F822F9">
        <w:rPr>
          <w:color w:val="ADADAD" w:themeColor="background2" w:themeShade="BF"/>
        </w:rPr>
        <w:fldChar w:fldCharType="begin"/>
      </w:r>
      <w:r w:rsidRPr="00F822F9">
        <w:rPr>
          <w:color w:val="ADADAD" w:themeColor="background2" w:themeShade="BF"/>
        </w:rPr>
        <w:instrText xml:space="preserve"> STYLEREF  "Heading 2"  \* MERGEFORMAT </w:instrText>
      </w:r>
    </w:ins>
    <w:r w:rsidRPr="00F822F9">
      <w:rPr>
        <w:color w:val="ADADAD" w:themeColor="background2" w:themeShade="BF"/>
      </w:rPr>
      <w:fldChar w:fldCharType="separate"/>
    </w:r>
    <w:r w:rsidR="00B05FBA">
      <w:rPr>
        <w:noProof/>
        <w:color w:val="ADADAD" w:themeColor="background2" w:themeShade="BF"/>
      </w:rPr>
      <w:t>4.2 Correlation Between Gender and Post-Degree Choices</w:t>
    </w:r>
    <w:ins w:id="204" w:author="muhammedrinief@gmail.com" w:date="2024-12-07T18:47:00Z" w16du:dateUtc="2024-12-07T13:17:00Z">
      <w:r w:rsidRPr="00F822F9">
        <w:rPr>
          <w:color w:val="ADADAD" w:themeColor="background2" w:themeShade="BF"/>
        </w:rPr>
        <w:fldChar w:fldCharType="end"/>
      </w:r>
    </w:ins>
  </w:p>
  <w:p w14:paraId="46475ECD" w14:textId="77777777" w:rsidR="00886FBB" w:rsidRDefault="00886FBB" w:rsidP="00BE4C6C">
    <w:pPr>
      <w:pStyle w:val="Header"/>
      <w:pBdr>
        <w:between w:val="single" w:sz="4" w:space="1" w:color="156082" w:themeColor="accent1"/>
      </w:pBdr>
      <w:spacing w:line="276" w:lineRule="auto"/>
    </w:pPr>
  </w:p>
  <w:p w14:paraId="3B0CC0C8" w14:textId="77777777" w:rsidR="004A1DC9" w:rsidRDefault="004A1DC9" w:rsidP="00DD1DF1">
    <w:pPr>
      <w:pStyle w:val="Header"/>
      <w:tabs>
        <w:tab w:val="left" w:pos="2580"/>
        <w:tab w:val="left" w:pos="2985"/>
      </w:tabs>
      <w:spacing w:after="120" w:line="276" w:lineRule="auto"/>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D1F3C" w14:textId="77777777" w:rsidR="00721BF3" w:rsidRDefault="00721BF3" w:rsidP="00DD1DF1">
    <w:pPr>
      <w:pStyle w:val="Header"/>
      <w:tabs>
        <w:tab w:val="left" w:pos="2580"/>
        <w:tab w:val="left" w:pos="2985"/>
      </w:tabs>
      <w:spacing w:after="120" w:line="276" w:lineRule="auto"/>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47EDA" w14:textId="219002A8" w:rsidR="00D8521A" w:rsidRPr="00F822F9" w:rsidRDefault="00D8521A" w:rsidP="00CC180F">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96"/>
        <w:tab w:val="left" w:pos="10080"/>
        <w:tab w:val="right" w:pos="10800"/>
      </w:tabs>
      <w:spacing w:line="276" w:lineRule="auto"/>
      <w:jc w:val="right"/>
      <w:rPr>
        <w:color w:val="ADADAD" w:themeColor="background2" w:themeShade="BF"/>
      </w:rPr>
    </w:pPr>
    <w:r w:rsidRPr="00F822F9">
      <w:rPr>
        <w:color w:val="ADADAD" w:themeColor="background2" w:themeShade="BF"/>
      </w:rPr>
      <w:fldChar w:fldCharType="begin"/>
    </w:r>
    <w:r w:rsidRPr="00F822F9">
      <w:rPr>
        <w:color w:val="ADADAD" w:themeColor="background2" w:themeShade="BF"/>
      </w:rPr>
      <w:instrText xml:space="preserve"> STYLEREF  "Heading 2"  \* MERGEFORMAT </w:instrText>
    </w:r>
    <w:r w:rsidRPr="00F822F9">
      <w:rPr>
        <w:color w:val="ADADAD" w:themeColor="background2" w:themeShade="BF"/>
      </w:rPr>
      <w:fldChar w:fldCharType="separate"/>
    </w:r>
    <w:r w:rsidR="00B05FBA">
      <w:rPr>
        <w:noProof/>
        <w:color w:val="ADADAD" w:themeColor="background2" w:themeShade="BF"/>
      </w:rPr>
      <w:t>4.3 Correlation Between Gender and External Influence</w:t>
    </w:r>
    <w:r w:rsidRPr="00F822F9">
      <w:rPr>
        <w:color w:val="ADADAD" w:themeColor="background2" w:themeShade="BF"/>
      </w:rPr>
      <w:fldChar w:fldCharType="end"/>
    </w:r>
  </w:p>
  <w:p w14:paraId="6E4365C8" w14:textId="77777777" w:rsidR="00D8521A" w:rsidRDefault="00D8521A" w:rsidP="00BE4C6C">
    <w:pPr>
      <w:pStyle w:val="Header"/>
      <w:pBdr>
        <w:between w:val="single" w:sz="4" w:space="1" w:color="156082" w:themeColor="accent1"/>
      </w:pBdr>
      <w:spacing w:line="276" w:lineRule="auto"/>
    </w:pPr>
  </w:p>
  <w:p w14:paraId="2AA49BC6" w14:textId="77777777" w:rsidR="00257F15" w:rsidRDefault="00257F15" w:rsidP="00DD1DF1">
    <w:pPr>
      <w:pStyle w:val="Header"/>
      <w:tabs>
        <w:tab w:val="left" w:pos="2580"/>
        <w:tab w:val="left" w:pos="2985"/>
      </w:tabs>
      <w:spacing w:after="120" w:line="276" w:lineRule="auto"/>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C398D" w14:textId="77777777" w:rsidR="00D3188F" w:rsidRDefault="00D3188F" w:rsidP="00DD1DF1">
    <w:pPr>
      <w:pStyle w:val="Header"/>
      <w:tabs>
        <w:tab w:val="left" w:pos="2580"/>
        <w:tab w:val="left" w:pos="2985"/>
      </w:tabs>
      <w:spacing w:after="120" w:line="276" w:lineRule="auto"/>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ADC60" w14:textId="35D6FA96" w:rsidR="00546A61" w:rsidRPr="00F822F9" w:rsidRDefault="00546A61" w:rsidP="00CC180F">
    <w:pPr>
      <w:pStyle w:val="Header"/>
      <w:pBdr>
        <w:between w:val="single" w:sz="4" w:space="1" w:color="156082" w:themeColor="accent1"/>
      </w:pBdr>
      <w:tabs>
        <w:tab w:val="clear" w:pos="4680"/>
        <w:tab w:val="clear" w:pos="9360"/>
        <w:tab w:val="center" w:pos="5400"/>
        <w:tab w:val="left" w:pos="5760"/>
        <w:tab w:val="left" w:pos="6480"/>
        <w:tab w:val="left" w:pos="7200"/>
        <w:tab w:val="left" w:pos="7920"/>
        <w:tab w:val="left" w:pos="8640"/>
        <w:tab w:val="left" w:pos="9196"/>
        <w:tab w:val="left" w:pos="10080"/>
        <w:tab w:val="right" w:pos="10800"/>
      </w:tabs>
      <w:spacing w:line="276" w:lineRule="auto"/>
      <w:jc w:val="right"/>
      <w:rPr>
        <w:color w:val="ADADAD" w:themeColor="background2" w:themeShade="BF"/>
      </w:rPr>
    </w:pPr>
    <w:r w:rsidRPr="00F822F9">
      <w:rPr>
        <w:color w:val="ADADAD" w:themeColor="background2" w:themeShade="BF"/>
      </w:rPr>
      <w:fldChar w:fldCharType="begin"/>
    </w:r>
    <w:r w:rsidRPr="00F822F9">
      <w:rPr>
        <w:color w:val="ADADAD" w:themeColor="background2" w:themeShade="BF"/>
      </w:rPr>
      <w:instrText xml:space="preserve"> STYLEREF  "Heading 2"  \* MERGEFORMAT </w:instrText>
    </w:r>
    <w:r w:rsidRPr="00F822F9">
      <w:rPr>
        <w:color w:val="ADADAD" w:themeColor="background2" w:themeShade="BF"/>
      </w:rPr>
      <w:fldChar w:fldCharType="separate"/>
    </w:r>
    <w:r w:rsidR="00B05FBA">
      <w:rPr>
        <w:noProof/>
        <w:color w:val="ADADAD" w:themeColor="background2" w:themeShade="BF"/>
      </w:rPr>
      <w:t>4.4 Correlation Between Confidence and Personal Interest</w:t>
    </w:r>
    <w:r w:rsidRPr="00F822F9">
      <w:rPr>
        <w:color w:val="ADADAD" w:themeColor="background2" w:themeShade="BF"/>
      </w:rPr>
      <w:fldChar w:fldCharType="end"/>
    </w:r>
  </w:p>
  <w:p w14:paraId="3454FB9C" w14:textId="77777777" w:rsidR="00546A61" w:rsidRDefault="00546A61" w:rsidP="00BE4C6C">
    <w:pPr>
      <w:pStyle w:val="Header"/>
      <w:pBdr>
        <w:between w:val="single" w:sz="4" w:space="1" w:color="156082" w:themeColor="accent1"/>
      </w:pBdr>
      <w:spacing w:line="276" w:lineRule="auto"/>
    </w:pPr>
  </w:p>
  <w:p w14:paraId="3B455402" w14:textId="77777777" w:rsidR="004C186B" w:rsidRDefault="004C186B">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B119B" w14:textId="77777777" w:rsidR="00EE288E" w:rsidRDefault="00EE288E" w:rsidP="00DD1DF1">
    <w:pPr>
      <w:pStyle w:val="Header"/>
      <w:tabs>
        <w:tab w:val="left" w:pos="2580"/>
        <w:tab w:val="left" w:pos="2985"/>
      </w:tabs>
      <w:spacing w:after="12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49E40" w14:textId="77777777" w:rsidR="00C47F28" w:rsidRPr="009E2A10" w:rsidRDefault="00EA7F60" w:rsidP="009E2A10">
    <w:pPr>
      <w:pStyle w:val="Header"/>
      <w:tabs>
        <w:tab w:val="clear" w:pos="4680"/>
        <w:tab w:val="clear" w:pos="9360"/>
        <w:tab w:val="left" w:pos="9128"/>
      </w:tabs>
      <w:spacing w:after="120" w:line="276" w:lineRule="auto"/>
      <w:jc w:val="right"/>
      <w:rPr>
        <w:color w:val="ADADAD" w:themeColor="background2" w:themeShade="BF"/>
      </w:rPr>
    </w:pPr>
    <w:r>
      <w:rPr>
        <w:noProof/>
        <w:color w:val="E8E8E8" w:themeColor="background2"/>
      </w:rPr>
      <mc:AlternateContent>
        <mc:Choice Requires="wps">
          <w:drawing>
            <wp:anchor distT="0" distB="0" distL="114300" distR="114300" simplePos="0" relativeHeight="251656192" behindDoc="0" locked="0" layoutInCell="1" allowOverlap="1" wp14:anchorId="0CF887E8" wp14:editId="7119F3D6">
              <wp:simplePos x="0" y="0"/>
              <wp:positionH relativeFrom="column">
                <wp:posOffset>0</wp:posOffset>
              </wp:positionH>
              <wp:positionV relativeFrom="paragraph">
                <wp:posOffset>252567</wp:posOffset>
              </wp:positionV>
              <wp:extent cx="6906260" cy="0"/>
              <wp:effectExtent l="0" t="0" r="0" b="0"/>
              <wp:wrapNone/>
              <wp:docPr id="749415919" name="Straight Connector 33"/>
              <wp:cNvGraphicFramePr/>
              <a:graphic xmlns:a="http://schemas.openxmlformats.org/drawingml/2006/main">
                <a:graphicData uri="http://schemas.microsoft.com/office/word/2010/wordprocessingShape">
                  <wps:wsp>
                    <wps:cNvCnPr/>
                    <wps:spPr>
                      <a:xfrm flipH="1">
                        <a:off x="0" y="0"/>
                        <a:ext cx="6906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834D9" id="Straight Connector 33"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9.9pt" to="543.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" strokecolor="#156082 [3204]" strokeweight=".5pt">
              <v:stroke joinstyle="miter"/>
            </v:line>
          </w:pict>
        </mc:Fallback>
      </mc:AlternateContent>
    </w:r>
    <w:r w:rsidRPr="009E2A10">
      <w:rPr>
        <w:color w:val="ADADAD" w:themeColor="background2" w:themeShade="BF"/>
      </w:rPr>
      <w:t>Table of Contents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97F45" w14:textId="77777777" w:rsidR="00EE288E" w:rsidRDefault="00EE288E" w:rsidP="00DD1DF1">
    <w:pPr>
      <w:pStyle w:val="Header"/>
      <w:tabs>
        <w:tab w:val="left" w:pos="2580"/>
        <w:tab w:val="left" w:pos="2985"/>
      </w:tabs>
      <w:spacing w:after="120" w:line="276"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0B8C1" w14:textId="5F3B3D29" w:rsidR="001A1F74" w:rsidRPr="009E2A10" w:rsidRDefault="001A1F74" w:rsidP="009E2A10">
    <w:pPr>
      <w:pStyle w:val="Header"/>
      <w:tabs>
        <w:tab w:val="clear" w:pos="4680"/>
        <w:tab w:val="clear" w:pos="9360"/>
        <w:tab w:val="left" w:pos="9128"/>
      </w:tabs>
      <w:spacing w:after="120" w:line="276" w:lineRule="auto"/>
      <w:jc w:val="right"/>
      <w:rPr>
        <w:color w:val="ADADAD" w:themeColor="background2" w:themeShade="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A9010" w14:textId="7D3652C8" w:rsidR="00855304" w:rsidRPr="009E2A10" w:rsidRDefault="00855304" w:rsidP="009E2A10">
    <w:pPr>
      <w:pStyle w:val="Header"/>
      <w:tabs>
        <w:tab w:val="clear" w:pos="4680"/>
        <w:tab w:val="clear" w:pos="9360"/>
        <w:tab w:val="left" w:pos="9128"/>
      </w:tabs>
      <w:spacing w:after="120" w:line="276" w:lineRule="auto"/>
      <w:jc w:val="right"/>
      <w:rPr>
        <w:color w:val="ADADAD" w:themeColor="background2" w:themeShade="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017A" w14:textId="466474AE" w:rsidR="0021087D" w:rsidRPr="009E2A10" w:rsidRDefault="0021087D" w:rsidP="009E2A10">
    <w:pPr>
      <w:pStyle w:val="Header"/>
      <w:tabs>
        <w:tab w:val="clear" w:pos="4680"/>
        <w:tab w:val="clear" w:pos="9360"/>
        <w:tab w:val="left" w:pos="9128"/>
      </w:tabs>
      <w:spacing w:after="120" w:line="276" w:lineRule="auto"/>
      <w:jc w:val="right"/>
      <w:rPr>
        <w:color w:val="ADADAD" w:themeColor="background2" w:themeShade="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92523" w14:textId="5CAFA9E3" w:rsidR="009E2A10" w:rsidRPr="009E2A10" w:rsidRDefault="009E2A10" w:rsidP="009E2A10">
    <w:pPr>
      <w:pStyle w:val="Header"/>
      <w:tabs>
        <w:tab w:val="clear" w:pos="4680"/>
        <w:tab w:val="clear" w:pos="9360"/>
        <w:tab w:val="left" w:pos="9128"/>
      </w:tabs>
      <w:spacing w:after="120" w:line="276" w:lineRule="auto"/>
      <w:jc w:val="right"/>
      <w:rPr>
        <w:color w:val="ADADAD" w:themeColor="background2" w:themeShade="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E64C3" w14:textId="14CF5D06" w:rsidR="009C22CA" w:rsidRPr="009E2A10" w:rsidRDefault="00FD41CA" w:rsidP="00D43CC3">
    <w:pPr>
      <w:pStyle w:val="Header"/>
      <w:tabs>
        <w:tab w:val="clear" w:pos="4680"/>
        <w:tab w:val="clear" w:pos="9360"/>
        <w:tab w:val="left" w:pos="9128"/>
      </w:tabs>
      <w:spacing w:after="120" w:line="276" w:lineRule="auto"/>
      <w:ind w:right="-90"/>
      <w:jc w:val="right"/>
      <w:rPr>
        <w:color w:val="ADADAD" w:themeColor="background2" w:themeShade="BF"/>
      </w:rPr>
    </w:pPr>
    <w:r>
      <w:rPr>
        <w:noProof/>
        <w:color w:val="E8E8E8" w:themeColor="background2"/>
      </w:rPr>
      <mc:AlternateContent>
        <mc:Choice Requires="wps">
          <w:drawing>
            <wp:anchor distT="0" distB="0" distL="114300" distR="114300" simplePos="0" relativeHeight="251673600" behindDoc="0" locked="0" layoutInCell="1" allowOverlap="1" wp14:anchorId="7230760F" wp14:editId="2A21949D">
              <wp:simplePos x="0" y="0"/>
              <wp:positionH relativeFrom="column">
                <wp:posOffset>4527</wp:posOffset>
              </wp:positionH>
              <wp:positionV relativeFrom="paragraph">
                <wp:posOffset>248970</wp:posOffset>
              </wp:positionV>
              <wp:extent cx="6906838" cy="0"/>
              <wp:effectExtent l="0" t="0" r="0" b="0"/>
              <wp:wrapNone/>
              <wp:docPr id="4350719" name="Straight Connector 33"/>
              <wp:cNvGraphicFramePr/>
              <a:graphic xmlns:a="http://schemas.openxmlformats.org/drawingml/2006/main">
                <a:graphicData uri="http://schemas.microsoft.com/office/word/2010/wordprocessingShape">
                  <wps:wsp>
                    <wps:cNvCnPr/>
                    <wps:spPr>
                      <a:xfrm flipH="1">
                        <a:off x="0" y="0"/>
                        <a:ext cx="69068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F2431" id="Straight Connector 33"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9.6pt" to="544.2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" strokecolor="#156082 [3204]" strokeweight=".5pt">
              <v:stroke joinstyle="miter"/>
            </v:line>
          </w:pict>
        </mc:Fallback>
      </mc:AlternateContent>
    </w:r>
    <w:r w:rsidR="009C22CA">
      <w:rPr>
        <w:color w:val="ADADAD" w:themeColor="background2" w:themeShade="BF"/>
      </w:rPr>
      <w:t>Glossary</w:t>
    </w:r>
  </w:p>
</w:hdr>
</file>

<file path=word/intelligence2.xml><?xml version="1.0" encoding="utf-8"?>
<int2:intelligence xmlns:int2="http://schemas.microsoft.com/office/intelligence/2020/intelligence" xmlns:oel="http://schemas.microsoft.com/office/2019/extlst">
  <int2:observations>
    <int2:textHash int2:hashCode="Osid5UYzCnAT+J" int2:id="4Ze5QsL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64D92"/>
    <w:multiLevelType w:val="multilevel"/>
    <w:tmpl w:val="38A21982"/>
    <w:lvl w:ilvl="0">
      <w:start w:val="2"/>
      <w:numFmt w:val="decimal"/>
      <w:lvlText w:val="%1"/>
      <w:lvlJc w:val="left"/>
      <w:pPr>
        <w:ind w:left="640" w:hanging="64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D12653F"/>
    <w:multiLevelType w:val="hybridMultilevel"/>
    <w:tmpl w:val="FFFFFFFF"/>
    <w:lvl w:ilvl="0" w:tplc="E4B8F8BA">
      <w:start w:val="1"/>
      <w:numFmt w:val="bullet"/>
      <w:lvlText w:val=""/>
      <w:lvlJc w:val="left"/>
      <w:pPr>
        <w:ind w:left="720" w:hanging="360"/>
      </w:pPr>
      <w:rPr>
        <w:rFonts w:ascii="Symbol" w:hAnsi="Symbol" w:hint="default"/>
      </w:rPr>
    </w:lvl>
    <w:lvl w:ilvl="1" w:tplc="9FC48C56">
      <w:start w:val="1"/>
      <w:numFmt w:val="bullet"/>
      <w:lvlText w:val="o"/>
      <w:lvlJc w:val="left"/>
      <w:pPr>
        <w:ind w:left="1440" w:hanging="360"/>
      </w:pPr>
      <w:rPr>
        <w:rFonts w:ascii="Courier New" w:hAnsi="Courier New" w:hint="default"/>
      </w:rPr>
    </w:lvl>
    <w:lvl w:ilvl="2" w:tplc="2F6C9922">
      <w:start w:val="1"/>
      <w:numFmt w:val="bullet"/>
      <w:lvlText w:val=""/>
      <w:lvlJc w:val="left"/>
      <w:pPr>
        <w:ind w:left="2160" w:hanging="360"/>
      </w:pPr>
      <w:rPr>
        <w:rFonts w:ascii="Wingdings" w:hAnsi="Wingdings" w:hint="default"/>
      </w:rPr>
    </w:lvl>
    <w:lvl w:ilvl="3" w:tplc="1938E338">
      <w:start w:val="1"/>
      <w:numFmt w:val="bullet"/>
      <w:lvlText w:val=""/>
      <w:lvlJc w:val="left"/>
      <w:pPr>
        <w:ind w:left="2880" w:hanging="360"/>
      </w:pPr>
      <w:rPr>
        <w:rFonts w:ascii="Symbol" w:hAnsi="Symbol" w:hint="default"/>
      </w:rPr>
    </w:lvl>
    <w:lvl w:ilvl="4" w:tplc="997CB6F4">
      <w:start w:val="1"/>
      <w:numFmt w:val="bullet"/>
      <w:lvlText w:val="o"/>
      <w:lvlJc w:val="left"/>
      <w:pPr>
        <w:ind w:left="3600" w:hanging="360"/>
      </w:pPr>
      <w:rPr>
        <w:rFonts w:ascii="Courier New" w:hAnsi="Courier New" w:hint="default"/>
      </w:rPr>
    </w:lvl>
    <w:lvl w:ilvl="5" w:tplc="46D6D264">
      <w:start w:val="1"/>
      <w:numFmt w:val="bullet"/>
      <w:lvlText w:val=""/>
      <w:lvlJc w:val="left"/>
      <w:pPr>
        <w:ind w:left="4320" w:hanging="360"/>
      </w:pPr>
      <w:rPr>
        <w:rFonts w:ascii="Wingdings" w:hAnsi="Wingdings" w:hint="default"/>
      </w:rPr>
    </w:lvl>
    <w:lvl w:ilvl="6" w:tplc="EF60DE4A">
      <w:start w:val="1"/>
      <w:numFmt w:val="bullet"/>
      <w:lvlText w:val=""/>
      <w:lvlJc w:val="left"/>
      <w:pPr>
        <w:ind w:left="5040" w:hanging="360"/>
      </w:pPr>
      <w:rPr>
        <w:rFonts w:ascii="Symbol" w:hAnsi="Symbol" w:hint="default"/>
      </w:rPr>
    </w:lvl>
    <w:lvl w:ilvl="7" w:tplc="5A56F398">
      <w:start w:val="1"/>
      <w:numFmt w:val="bullet"/>
      <w:lvlText w:val="o"/>
      <w:lvlJc w:val="left"/>
      <w:pPr>
        <w:ind w:left="5760" w:hanging="360"/>
      </w:pPr>
      <w:rPr>
        <w:rFonts w:ascii="Courier New" w:hAnsi="Courier New" w:hint="default"/>
      </w:rPr>
    </w:lvl>
    <w:lvl w:ilvl="8" w:tplc="923A66BA">
      <w:start w:val="1"/>
      <w:numFmt w:val="bullet"/>
      <w:lvlText w:val=""/>
      <w:lvlJc w:val="left"/>
      <w:pPr>
        <w:ind w:left="6480" w:hanging="360"/>
      </w:pPr>
      <w:rPr>
        <w:rFonts w:ascii="Wingdings" w:hAnsi="Wingdings" w:hint="default"/>
      </w:rPr>
    </w:lvl>
  </w:abstractNum>
  <w:abstractNum w:abstractNumId="2" w15:restartNumberingAfterBreak="0">
    <w:nsid w:val="0ED38FAF"/>
    <w:multiLevelType w:val="hybridMultilevel"/>
    <w:tmpl w:val="FFFFFFFF"/>
    <w:lvl w:ilvl="0" w:tplc="7C346262">
      <w:start w:val="1"/>
      <w:numFmt w:val="bullet"/>
      <w:lvlText w:val=""/>
      <w:lvlJc w:val="left"/>
      <w:pPr>
        <w:ind w:left="720" w:hanging="360"/>
      </w:pPr>
      <w:rPr>
        <w:rFonts w:ascii="Symbol" w:hAnsi="Symbol" w:hint="default"/>
      </w:rPr>
    </w:lvl>
    <w:lvl w:ilvl="1" w:tplc="B04A8AEE">
      <w:start w:val="1"/>
      <w:numFmt w:val="bullet"/>
      <w:lvlText w:val="o"/>
      <w:lvlJc w:val="left"/>
      <w:pPr>
        <w:ind w:left="1440" w:hanging="360"/>
      </w:pPr>
      <w:rPr>
        <w:rFonts w:ascii="Courier New" w:hAnsi="Courier New" w:hint="default"/>
      </w:rPr>
    </w:lvl>
    <w:lvl w:ilvl="2" w:tplc="34029668">
      <w:start w:val="1"/>
      <w:numFmt w:val="bullet"/>
      <w:lvlText w:val=""/>
      <w:lvlJc w:val="left"/>
      <w:pPr>
        <w:ind w:left="2160" w:hanging="360"/>
      </w:pPr>
      <w:rPr>
        <w:rFonts w:ascii="Wingdings" w:hAnsi="Wingdings" w:hint="default"/>
      </w:rPr>
    </w:lvl>
    <w:lvl w:ilvl="3" w:tplc="A754DD34">
      <w:start w:val="1"/>
      <w:numFmt w:val="bullet"/>
      <w:lvlText w:val=""/>
      <w:lvlJc w:val="left"/>
      <w:pPr>
        <w:ind w:left="2880" w:hanging="360"/>
      </w:pPr>
      <w:rPr>
        <w:rFonts w:ascii="Symbol" w:hAnsi="Symbol" w:hint="default"/>
      </w:rPr>
    </w:lvl>
    <w:lvl w:ilvl="4" w:tplc="92B0D874">
      <w:start w:val="1"/>
      <w:numFmt w:val="bullet"/>
      <w:lvlText w:val="o"/>
      <w:lvlJc w:val="left"/>
      <w:pPr>
        <w:ind w:left="3600" w:hanging="360"/>
      </w:pPr>
      <w:rPr>
        <w:rFonts w:ascii="Courier New" w:hAnsi="Courier New" w:hint="default"/>
      </w:rPr>
    </w:lvl>
    <w:lvl w:ilvl="5" w:tplc="59B4D4E4">
      <w:start w:val="1"/>
      <w:numFmt w:val="bullet"/>
      <w:lvlText w:val=""/>
      <w:lvlJc w:val="left"/>
      <w:pPr>
        <w:ind w:left="4320" w:hanging="360"/>
      </w:pPr>
      <w:rPr>
        <w:rFonts w:ascii="Wingdings" w:hAnsi="Wingdings" w:hint="default"/>
      </w:rPr>
    </w:lvl>
    <w:lvl w:ilvl="6" w:tplc="CFF6A562">
      <w:start w:val="1"/>
      <w:numFmt w:val="bullet"/>
      <w:lvlText w:val=""/>
      <w:lvlJc w:val="left"/>
      <w:pPr>
        <w:ind w:left="5040" w:hanging="360"/>
      </w:pPr>
      <w:rPr>
        <w:rFonts w:ascii="Symbol" w:hAnsi="Symbol" w:hint="default"/>
      </w:rPr>
    </w:lvl>
    <w:lvl w:ilvl="7" w:tplc="340E518C">
      <w:start w:val="1"/>
      <w:numFmt w:val="bullet"/>
      <w:lvlText w:val="o"/>
      <w:lvlJc w:val="left"/>
      <w:pPr>
        <w:ind w:left="5760" w:hanging="360"/>
      </w:pPr>
      <w:rPr>
        <w:rFonts w:ascii="Courier New" w:hAnsi="Courier New" w:hint="default"/>
      </w:rPr>
    </w:lvl>
    <w:lvl w:ilvl="8" w:tplc="CED087EA">
      <w:start w:val="1"/>
      <w:numFmt w:val="bullet"/>
      <w:lvlText w:val=""/>
      <w:lvlJc w:val="left"/>
      <w:pPr>
        <w:ind w:left="6480" w:hanging="360"/>
      </w:pPr>
      <w:rPr>
        <w:rFonts w:ascii="Wingdings" w:hAnsi="Wingdings" w:hint="default"/>
      </w:rPr>
    </w:lvl>
  </w:abstractNum>
  <w:abstractNum w:abstractNumId="3" w15:restartNumberingAfterBreak="0">
    <w:nsid w:val="1026EA63"/>
    <w:multiLevelType w:val="hybridMultilevel"/>
    <w:tmpl w:val="FFFFFFFF"/>
    <w:lvl w:ilvl="0" w:tplc="8E6EBC28">
      <w:start w:val="1"/>
      <w:numFmt w:val="bullet"/>
      <w:lvlText w:val=""/>
      <w:lvlJc w:val="left"/>
      <w:pPr>
        <w:ind w:left="720" w:hanging="360"/>
      </w:pPr>
      <w:rPr>
        <w:rFonts w:ascii="Symbol" w:hAnsi="Symbol" w:hint="default"/>
      </w:rPr>
    </w:lvl>
    <w:lvl w:ilvl="1" w:tplc="DC649BB8">
      <w:start w:val="1"/>
      <w:numFmt w:val="bullet"/>
      <w:lvlText w:val="o"/>
      <w:lvlJc w:val="left"/>
      <w:pPr>
        <w:ind w:left="1440" w:hanging="360"/>
      </w:pPr>
      <w:rPr>
        <w:rFonts w:ascii="Courier New" w:hAnsi="Courier New" w:hint="default"/>
      </w:rPr>
    </w:lvl>
    <w:lvl w:ilvl="2" w:tplc="896EE24E">
      <w:start w:val="1"/>
      <w:numFmt w:val="bullet"/>
      <w:lvlText w:val=""/>
      <w:lvlJc w:val="left"/>
      <w:pPr>
        <w:ind w:left="2160" w:hanging="360"/>
      </w:pPr>
      <w:rPr>
        <w:rFonts w:ascii="Wingdings" w:hAnsi="Wingdings" w:hint="default"/>
      </w:rPr>
    </w:lvl>
    <w:lvl w:ilvl="3" w:tplc="7E6EBE52">
      <w:start w:val="1"/>
      <w:numFmt w:val="bullet"/>
      <w:lvlText w:val=""/>
      <w:lvlJc w:val="left"/>
      <w:pPr>
        <w:ind w:left="2880" w:hanging="360"/>
      </w:pPr>
      <w:rPr>
        <w:rFonts w:ascii="Symbol" w:hAnsi="Symbol" w:hint="default"/>
      </w:rPr>
    </w:lvl>
    <w:lvl w:ilvl="4" w:tplc="CB66BE84">
      <w:start w:val="1"/>
      <w:numFmt w:val="bullet"/>
      <w:lvlText w:val="o"/>
      <w:lvlJc w:val="left"/>
      <w:pPr>
        <w:ind w:left="3600" w:hanging="360"/>
      </w:pPr>
      <w:rPr>
        <w:rFonts w:ascii="Courier New" w:hAnsi="Courier New" w:hint="default"/>
      </w:rPr>
    </w:lvl>
    <w:lvl w:ilvl="5" w:tplc="842AB8B4">
      <w:start w:val="1"/>
      <w:numFmt w:val="bullet"/>
      <w:lvlText w:val=""/>
      <w:lvlJc w:val="left"/>
      <w:pPr>
        <w:ind w:left="4320" w:hanging="360"/>
      </w:pPr>
      <w:rPr>
        <w:rFonts w:ascii="Wingdings" w:hAnsi="Wingdings" w:hint="default"/>
      </w:rPr>
    </w:lvl>
    <w:lvl w:ilvl="6" w:tplc="5C021F50">
      <w:start w:val="1"/>
      <w:numFmt w:val="bullet"/>
      <w:lvlText w:val=""/>
      <w:lvlJc w:val="left"/>
      <w:pPr>
        <w:ind w:left="5040" w:hanging="360"/>
      </w:pPr>
      <w:rPr>
        <w:rFonts w:ascii="Symbol" w:hAnsi="Symbol" w:hint="default"/>
      </w:rPr>
    </w:lvl>
    <w:lvl w:ilvl="7" w:tplc="8F763926">
      <w:start w:val="1"/>
      <w:numFmt w:val="bullet"/>
      <w:lvlText w:val="o"/>
      <w:lvlJc w:val="left"/>
      <w:pPr>
        <w:ind w:left="5760" w:hanging="360"/>
      </w:pPr>
      <w:rPr>
        <w:rFonts w:ascii="Courier New" w:hAnsi="Courier New" w:hint="default"/>
      </w:rPr>
    </w:lvl>
    <w:lvl w:ilvl="8" w:tplc="EBD4DB1E">
      <w:start w:val="1"/>
      <w:numFmt w:val="bullet"/>
      <w:lvlText w:val=""/>
      <w:lvlJc w:val="left"/>
      <w:pPr>
        <w:ind w:left="6480" w:hanging="360"/>
      </w:pPr>
      <w:rPr>
        <w:rFonts w:ascii="Wingdings" w:hAnsi="Wingdings" w:hint="default"/>
      </w:rPr>
    </w:lvl>
  </w:abstractNum>
  <w:abstractNum w:abstractNumId="4" w15:restartNumberingAfterBreak="0">
    <w:nsid w:val="16215154"/>
    <w:multiLevelType w:val="hybridMultilevel"/>
    <w:tmpl w:val="FFFFFFFF"/>
    <w:lvl w:ilvl="0" w:tplc="15CA4F16">
      <w:start w:val="1"/>
      <w:numFmt w:val="bullet"/>
      <w:lvlText w:val=""/>
      <w:lvlJc w:val="left"/>
      <w:pPr>
        <w:ind w:left="1080" w:hanging="360"/>
      </w:pPr>
      <w:rPr>
        <w:rFonts w:ascii="Symbol" w:hAnsi="Symbol" w:hint="default"/>
      </w:rPr>
    </w:lvl>
    <w:lvl w:ilvl="1" w:tplc="83DE76F2">
      <w:start w:val="1"/>
      <w:numFmt w:val="bullet"/>
      <w:lvlText w:val="o"/>
      <w:lvlJc w:val="left"/>
      <w:pPr>
        <w:ind w:left="1800" w:hanging="360"/>
      </w:pPr>
      <w:rPr>
        <w:rFonts w:ascii="Courier New" w:hAnsi="Courier New" w:hint="default"/>
      </w:rPr>
    </w:lvl>
    <w:lvl w:ilvl="2" w:tplc="7E6A4C70">
      <w:start w:val="1"/>
      <w:numFmt w:val="bullet"/>
      <w:lvlText w:val=""/>
      <w:lvlJc w:val="left"/>
      <w:pPr>
        <w:ind w:left="2520" w:hanging="360"/>
      </w:pPr>
      <w:rPr>
        <w:rFonts w:ascii="Wingdings" w:hAnsi="Wingdings" w:hint="default"/>
      </w:rPr>
    </w:lvl>
    <w:lvl w:ilvl="3" w:tplc="E7843D08">
      <w:start w:val="1"/>
      <w:numFmt w:val="bullet"/>
      <w:lvlText w:val=""/>
      <w:lvlJc w:val="left"/>
      <w:pPr>
        <w:ind w:left="3240" w:hanging="360"/>
      </w:pPr>
      <w:rPr>
        <w:rFonts w:ascii="Symbol" w:hAnsi="Symbol" w:hint="default"/>
      </w:rPr>
    </w:lvl>
    <w:lvl w:ilvl="4" w:tplc="BFF0D1F8">
      <w:start w:val="1"/>
      <w:numFmt w:val="bullet"/>
      <w:lvlText w:val="o"/>
      <w:lvlJc w:val="left"/>
      <w:pPr>
        <w:ind w:left="3960" w:hanging="360"/>
      </w:pPr>
      <w:rPr>
        <w:rFonts w:ascii="Courier New" w:hAnsi="Courier New" w:hint="default"/>
      </w:rPr>
    </w:lvl>
    <w:lvl w:ilvl="5" w:tplc="C0F06F0C">
      <w:start w:val="1"/>
      <w:numFmt w:val="bullet"/>
      <w:lvlText w:val=""/>
      <w:lvlJc w:val="left"/>
      <w:pPr>
        <w:ind w:left="4680" w:hanging="360"/>
      </w:pPr>
      <w:rPr>
        <w:rFonts w:ascii="Wingdings" w:hAnsi="Wingdings" w:hint="default"/>
      </w:rPr>
    </w:lvl>
    <w:lvl w:ilvl="6" w:tplc="BAF84A46">
      <w:start w:val="1"/>
      <w:numFmt w:val="bullet"/>
      <w:lvlText w:val=""/>
      <w:lvlJc w:val="left"/>
      <w:pPr>
        <w:ind w:left="5400" w:hanging="360"/>
      </w:pPr>
      <w:rPr>
        <w:rFonts w:ascii="Symbol" w:hAnsi="Symbol" w:hint="default"/>
      </w:rPr>
    </w:lvl>
    <w:lvl w:ilvl="7" w:tplc="D0EEBF9C">
      <w:start w:val="1"/>
      <w:numFmt w:val="bullet"/>
      <w:lvlText w:val="o"/>
      <w:lvlJc w:val="left"/>
      <w:pPr>
        <w:ind w:left="6120" w:hanging="360"/>
      </w:pPr>
      <w:rPr>
        <w:rFonts w:ascii="Courier New" w:hAnsi="Courier New" w:hint="default"/>
      </w:rPr>
    </w:lvl>
    <w:lvl w:ilvl="8" w:tplc="3A623DCE">
      <w:start w:val="1"/>
      <w:numFmt w:val="bullet"/>
      <w:lvlText w:val=""/>
      <w:lvlJc w:val="left"/>
      <w:pPr>
        <w:ind w:left="6840" w:hanging="360"/>
      </w:pPr>
      <w:rPr>
        <w:rFonts w:ascii="Wingdings" w:hAnsi="Wingdings" w:hint="default"/>
      </w:rPr>
    </w:lvl>
  </w:abstractNum>
  <w:abstractNum w:abstractNumId="5" w15:restartNumberingAfterBreak="0">
    <w:nsid w:val="1B7D417C"/>
    <w:multiLevelType w:val="hybridMultilevel"/>
    <w:tmpl w:val="FFFFFFFF"/>
    <w:lvl w:ilvl="0" w:tplc="84F64056">
      <w:start w:val="1"/>
      <w:numFmt w:val="bullet"/>
      <w:lvlText w:val=""/>
      <w:lvlJc w:val="left"/>
      <w:pPr>
        <w:ind w:left="1080" w:hanging="360"/>
      </w:pPr>
      <w:rPr>
        <w:rFonts w:ascii="Symbol" w:hAnsi="Symbol" w:hint="default"/>
      </w:rPr>
    </w:lvl>
    <w:lvl w:ilvl="1" w:tplc="A7C0F00A">
      <w:start w:val="1"/>
      <w:numFmt w:val="bullet"/>
      <w:lvlText w:val="o"/>
      <w:lvlJc w:val="left"/>
      <w:pPr>
        <w:ind w:left="1800" w:hanging="360"/>
      </w:pPr>
      <w:rPr>
        <w:rFonts w:ascii="Courier New" w:hAnsi="Courier New" w:hint="default"/>
      </w:rPr>
    </w:lvl>
    <w:lvl w:ilvl="2" w:tplc="62944ED2">
      <w:start w:val="1"/>
      <w:numFmt w:val="bullet"/>
      <w:lvlText w:val=""/>
      <w:lvlJc w:val="left"/>
      <w:pPr>
        <w:ind w:left="2520" w:hanging="360"/>
      </w:pPr>
      <w:rPr>
        <w:rFonts w:ascii="Wingdings" w:hAnsi="Wingdings" w:hint="default"/>
      </w:rPr>
    </w:lvl>
    <w:lvl w:ilvl="3" w:tplc="486EF284">
      <w:start w:val="1"/>
      <w:numFmt w:val="bullet"/>
      <w:lvlText w:val=""/>
      <w:lvlJc w:val="left"/>
      <w:pPr>
        <w:ind w:left="3240" w:hanging="360"/>
      </w:pPr>
      <w:rPr>
        <w:rFonts w:ascii="Symbol" w:hAnsi="Symbol" w:hint="default"/>
      </w:rPr>
    </w:lvl>
    <w:lvl w:ilvl="4" w:tplc="345AAC5C">
      <w:start w:val="1"/>
      <w:numFmt w:val="bullet"/>
      <w:lvlText w:val="o"/>
      <w:lvlJc w:val="left"/>
      <w:pPr>
        <w:ind w:left="3960" w:hanging="360"/>
      </w:pPr>
      <w:rPr>
        <w:rFonts w:ascii="Courier New" w:hAnsi="Courier New" w:hint="default"/>
      </w:rPr>
    </w:lvl>
    <w:lvl w:ilvl="5" w:tplc="E968022C">
      <w:start w:val="1"/>
      <w:numFmt w:val="bullet"/>
      <w:lvlText w:val=""/>
      <w:lvlJc w:val="left"/>
      <w:pPr>
        <w:ind w:left="4680" w:hanging="360"/>
      </w:pPr>
      <w:rPr>
        <w:rFonts w:ascii="Wingdings" w:hAnsi="Wingdings" w:hint="default"/>
      </w:rPr>
    </w:lvl>
    <w:lvl w:ilvl="6" w:tplc="A2948562">
      <w:start w:val="1"/>
      <w:numFmt w:val="bullet"/>
      <w:lvlText w:val=""/>
      <w:lvlJc w:val="left"/>
      <w:pPr>
        <w:ind w:left="5400" w:hanging="360"/>
      </w:pPr>
      <w:rPr>
        <w:rFonts w:ascii="Symbol" w:hAnsi="Symbol" w:hint="default"/>
      </w:rPr>
    </w:lvl>
    <w:lvl w:ilvl="7" w:tplc="7C0C450C">
      <w:start w:val="1"/>
      <w:numFmt w:val="bullet"/>
      <w:lvlText w:val="o"/>
      <w:lvlJc w:val="left"/>
      <w:pPr>
        <w:ind w:left="6120" w:hanging="360"/>
      </w:pPr>
      <w:rPr>
        <w:rFonts w:ascii="Courier New" w:hAnsi="Courier New" w:hint="default"/>
      </w:rPr>
    </w:lvl>
    <w:lvl w:ilvl="8" w:tplc="52C851AE">
      <w:start w:val="1"/>
      <w:numFmt w:val="bullet"/>
      <w:lvlText w:val=""/>
      <w:lvlJc w:val="left"/>
      <w:pPr>
        <w:ind w:left="6840" w:hanging="360"/>
      </w:pPr>
      <w:rPr>
        <w:rFonts w:ascii="Wingdings" w:hAnsi="Wingdings" w:hint="default"/>
      </w:rPr>
    </w:lvl>
  </w:abstractNum>
  <w:abstractNum w:abstractNumId="6" w15:restartNumberingAfterBreak="0">
    <w:nsid w:val="1E0513F3"/>
    <w:multiLevelType w:val="hybridMultilevel"/>
    <w:tmpl w:val="FFFFFFFF"/>
    <w:lvl w:ilvl="0" w:tplc="8C8C510A">
      <w:start w:val="1"/>
      <w:numFmt w:val="bullet"/>
      <w:lvlText w:val=""/>
      <w:lvlJc w:val="left"/>
      <w:pPr>
        <w:ind w:left="720" w:hanging="360"/>
      </w:pPr>
      <w:rPr>
        <w:rFonts w:ascii="Symbol" w:hAnsi="Symbol" w:hint="default"/>
      </w:rPr>
    </w:lvl>
    <w:lvl w:ilvl="1" w:tplc="78467ABE">
      <w:start w:val="1"/>
      <w:numFmt w:val="bullet"/>
      <w:lvlText w:val="o"/>
      <w:lvlJc w:val="left"/>
      <w:pPr>
        <w:ind w:left="1440" w:hanging="360"/>
      </w:pPr>
      <w:rPr>
        <w:rFonts w:ascii="Courier New" w:hAnsi="Courier New" w:hint="default"/>
      </w:rPr>
    </w:lvl>
    <w:lvl w:ilvl="2" w:tplc="27B81E84">
      <w:start w:val="1"/>
      <w:numFmt w:val="bullet"/>
      <w:lvlText w:val=""/>
      <w:lvlJc w:val="left"/>
      <w:pPr>
        <w:ind w:left="2160" w:hanging="360"/>
      </w:pPr>
      <w:rPr>
        <w:rFonts w:ascii="Wingdings" w:hAnsi="Wingdings" w:hint="default"/>
      </w:rPr>
    </w:lvl>
    <w:lvl w:ilvl="3" w:tplc="26481530">
      <w:start w:val="1"/>
      <w:numFmt w:val="bullet"/>
      <w:lvlText w:val=""/>
      <w:lvlJc w:val="left"/>
      <w:pPr>
        <w:ind w:left="2880" w:hanging="360"/>
      </w:pPr>
      <w:rPr>
        <w:rFonts w:ascii="Symbol" w:hAnsi="Symbol" w:hint="default"/>
      </w:rPr>
    </w:lvl>
    <w:lvl w:ilvl="4" w:tplc="12826798">
      <w:start w:val="1"/>
      <w:numFmt w:val="bullet"/>
      <w:lvlText w:val="o"/>
      <w:lvlJc w:val="left"/>
      <w:pPr>
        <w:ind w:left="3600" w:hanging="360"/>
      </w:pPr>
      <w:rPr>
        <w:rFonts w:ascii="Courier New" w:hAnsi="Courier New" w:hint="default"/>
      </w:rPr>
    </w:lvl>
    <w:lvl w:ilvl="5" w:tplc="D192514A">
      <w:start w:val="1"/>
      <w:numFmt w:val="bullet"/>
      <w:lvlText w:val=""/>
      <w:lvlJc w:val="left"/>
      <w:pPr>
        <w:ind w:left="4320" w:hanging="360"/>
      </w:pPr>
      <w:rPr>
        <w:rFonts w:ascii="Wingdings" w:hAnsi="Wingdings" w:hint="default"/>
      </w:rPr>
    </w:lvl>
    <w:lvl w:ilvl="6" w:tplc="11B47DEC">
      <w:start w:val="1"/>
      <w:numFmt w:val="bullet"/>
      <w:lvlText w:val=""/>
      <w:lvlJc w:val="left"/>
      <w:pPr>
        <w:ind w:left="5040" w:hanging="360"/>
      </w:pPr>
      <w:rPr>
        <w:rFonts w:ascii="Symbol" w:hAnsi="Symbol" w:hint="default"/>
      </w:rPr>
    </w:lvl>
    <w:lvl w:ilvl="7" w:tplc="4A589B52">
      <w:start w:val="1"/>
      <w:numFmt w:val="bullet"/>
      <w:lvlText w:val="o"/>
      <w:lvlJc w:val="left"/>
      <w:pPr>
        <w:ind w:left="5760" w:hanging="360"/>
      </w:pPr>
      <w:rPr>
        <w:rFonts w:ascii="Courier New" w:hAnsi="Courier New" w:hint="default"/>
      </w:rPr>
    </w:lvl>
    <w:lvl w:ilvl="8" w:tplc="4328A1FA">
      <w:start w:val="1"/>
      <w:numFmt w:val="bullet"/>
      <w:lvlText w:val=""/>
      <w:lvlJc w:val="left"/>
      <w:pPr>
        <w:ind w:left="6480" w:hanging="360"/>
      </w:pPr>
      <w:rPr>
        <w:rFonts w:ascii="Wingdings" w:hAnsi="Wingdings" w:hint="default"/>
      </w:rPr>
    </w:lvl>
  </w:abstractNum>
  <w:abstractNum w:abstractNumId="7" w15:restartNumberingAfterBreak="0">
    <w:nsid w:val="1FDAF31A"/>
    <w:multiLevelType w:val="hybridMultilevel"/>
    <w:tmpl w:val="FFFFFFFF"/>
    <w:lvl w:ilvl="0" w:tplc="E5908C86">
      <w:start w:val="1"/>
      <w:numFmt w:val="bullet"/>
      <w:lvlText w:val=""/>
      <w:lvlJc w:val="left"/>
      <w:pPr>
        <w:ind w:left="720" w:hanging="360"/>
      </w:pPr>
      <w:rPr>
        <w:rFonts w:ascii="Symbol" w:hAnsi="Symbol" w:hint="default"/>
      </w:rPr>
    </w:lvl>
    <w:lvl w:ilvl="1" w:tplc="5E265922">
      <w:start w:val="1"/>
      <w:numFmt w:val="bullet"/>
      <w:lvlText w:val="o"/>
      <w:lvlJc w:val="left"/>
      <w:pPr>
        <w:ind w:left="1440" w:hanging="360"/>
      </w:pPr>
      <w:rPr>
        <w:rFonts w:ascii="Courier New" w:hAnsi="Courier New" w:hint="default"/>
      </w:rPr>
    </w:lvl>
    <w:lvl w:ilvl="2" w:tplc="CD026A9C">
      <w:start w:val="1"/>
      <w:numFmt w:val="bullet"/>
      <w:lvlText w:val=""/>
      <w:lvlJc w:val="left"/>
      <w:pPr>
        <w:ind w:left="2160" w:hanging="360"/>
      </w:pPr>
      <w:rPr>
        <w:rFonts w:ascii="Wingdings" w:hAnsi="Wingdings" w:hint="default"/>
      </w:rPr>
    </w:lvl>
    <w:lvl w:ilvl="3" w:tplc="6972D4F8">
      <w:start w:val="1"/>
      <w:numFmt w:val="bullet"/>
      <w:lvlText w:val=""/>
      <w:lvlJc w:val="left"/>
      <w:pPr>
        <w:ind w:left="2880" w:hanging="360"/>
      </w:pPr>
      <w:rPr>
        <w:rFonts w:ascii="Symbol" w:hAnsi="Symbol" w:hint="default"/>
      </w:rPr>
    </w:lvl>
    <w:lvl w:ilvl="4" w:tplc="AF06F8AC">
      <w:start w:val="1"/>
      <w:numFmt w:val="bullet"/>
      <w:lvlText w:val="o"/>
      <w:lvlJc w:val="left"/>
      <w:pPr>
        <w:ind w:left="3600" w:hanging="360"/>
      </w:pPr>
      <w:rPr>
        <w:rFonts w:ascii="Courier New" w:hAnsi="Courier New" w:hint="default"/>
      </w:rPr>
    </w:lvl>
    <w:lvl w:ilvl="5" w:tplc="7E5ABAA8">
      <w:start w:val="1"/>
      <w:numFmt w:val="bullet"/>
      <w:lvlText w:val=""/>
      <w:lvlJc w:val="left"/>
      <w:pPr>
        <w:ind w:left="4320" w:hanging="360"/>
      </w:pPr>
      <w:rPr>
        <w:rFonts w:ascii="Wingdings" w:hAnsi="Wingdings" w:hint="default"/>
      </w:rPr>
    </w:lvl>
    <w:lvl w:ilvl="6" w:tplc="5D3C1A16">
      <w:start w:val="1"/>
      <w:numFmt w:val="bullet"/>
      <w:lvlText w:val=""/>
      <w:lvlJc w:val="left"/>
      <w:pPr>
        <w:ind w:left="5040" w:hanging="360"/>
      </w:pPr>
      <w:rPr>
        <w:rFonts w:ascii="Symbol" w:hAnsi="Symbol" w:hint="default"/>
      </w:rPr>
    </w:lvl>
    <w:lvl w:ilvl="7" w:tplc="3C7CCA3A">
      <w:start w:val="1"/>
      <w:numFmt w:val="bullet"/>
      <w:lvlText w:val="o"/>
      <w:lvlJc w:val="left"/>
      <w:pPr>
        <w:ind w:left="5760" w:hanging="360"/>
      </w:pPr>
      <w:rPr>
        <w:rFonts w:ascii="Courier New" w:hAnsi="Courier New" w:hint="default"/>
      </w:rPr>
    </w:lvl>
    <w:lvl w:ilvl="8" w:tplc="97202D6C">
      <w:start w:val="1"/>
      <w:numFmt w:val="bullet"/>
      <w:lvlText w:val=""/>
      <w:lvlJc w:val="left"/>
      <w:pPr>
        <w:ind w:left="6480" w:hanging="360"/>
      </w:pPr>
      <w:rPr>
        <w:rFonts w:ascii="Wingdings" w:hAnsi="Wingdings" w:hint="default"/>
      </w:rPr>
    </w:lvl>
  </w:abstractNum>
  <w:abstractNum w:abstractNumId="8" w15:restartNumberingAfterBreak="0">
    <w:nsid w:val="206E464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3A74A6"/>
    <w:multiLevelType w:val="multilevel"/>
    <w:tmpl w:val="C5D4CA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689BEE"/>
    <w:multiLevelType w:val="hybridMultilevel"/>
    <w:tmpl w:val="FFFFFFFF"/>
    <w:lvl w:ilvl="0" w:tplc="895035E2">
      <w:start w:val="1"/>
      <w:numFmt w:val="bullet"/>
      <w:lvlText w:val=""/>
      <w:lvlJc w:val="left"/>
      <w:pPr>
        <w:ind w:left="1080" w:hanging="360"/>
      </w:pPr>
      <w:rPr>
        <w:rFonts w:ascii="Symbol" w:hAnsi="Symbol" w:hint="default"/>
      </w:rPr>
    </w:lvl>
    <w:lvl w:ilvl="1" w:tplc="77F4725E">
      <w:start w:val="1"/>
      <w:numFmt w:val="bullet"/>
      <w:lvlText w:val="o"/>
      <w:lvlJc w:val="left"/>
      <w:pPr>
        <w:ind w:left="1800" w:hanging="360"/>
      </w:pPr>
      <w:rPr>
        <w:rFonts w:ascii="Courier New" w:hAnsi="Courier New" w:hint="default"/>
      </w:rPr>
    </w:lvl>
    <w:lvl w:ilvl="2" w:tplc="DAD840A2">
      <w:start w:val="1"/>
      <w:numFmt w:val="bullet"/>
      <w:lvlText w:val=""/>
      <w:lvlJc w:val="left"/>
      <w:pPr>
        <w:ind w:left="2520" w:hanging="360"/>
      </w:pPr>
      <w:rPr>
        <w:rFonts w:ascii="Wingdings" w:hAnsi="Wingdings" w:hint="default"/>
      </w:rPr>
    </w:lvl>
    <w:lvl w:ilvl="3" w:tplc="F11C4124">
      <w:start w:val="1"/>
      <w:numFmt w:val="bullet"/>
      <w:lvlText w:val=""/>
      <w:lvlJc w:val="left"/>
      <w:pPr>
        <w:ind w:left="3240" w:hanging="360"/>
      </w:pPr>
      <w:rPr>
        <w:rFonts w:ascii="Symbol" w:hAnsi="Symbol" w:hint="default"/>
      </w:rPr>
    </w:lvl>
    <w:lvl w:ilvl="4" w:tplc="9146B462">
      <w:start w:val="1"/>
      <w:numFmt w:val="bullet"/>
      <w:lvlText w:val="o"/>
      <w:lvlJc w:val="left"/>
      <w:pPr>
        <w:ind w:left="3960" w:hanging="360"/>
      </w:pPr>
      <w:rPr>
        <w:rFonts w:ascii="Courier New" w:hAnsi="Courier New" w:hint="default"/>
      </w:rPr>
    </w:lvl>
    <w:lvl w:ilvl="5" w:tplc="A7C0E17E">
      <w:start w:val="1"/>
      <w:numFmt w:val="bullet"/>
      <w:lvlText w:val=""/>
      <w:lvlJc w:val="left"/>
      <w:pPr>
        <w:ind w:left="4680" w:hanging="360"/>
      </w:pPr>
      <w:rPr>
        <w:rFonts w:ascii="Wingdings" w:hAnsi="Wingdings" w:hint="default"/>
      </w:rPr>
    </w:lvl>
    <w:lvl w:ilvl="6" w:tplc="35B23618">
      <w:start w:val="1"/>
      <w:numFmt w:val="bullet"/>
      <w:lvlText w:val=""/>
      <w:lvlJc w:val="left"/>
      <w:pPr>
        <w:ind w:left="5400" w:hanging="360"/>
      </w:pPr>
      <w:rPr>
        <w:rFonts w:ascii="Symbol" w:hAnsi="Symbol" w:hint="default"/>
      </w:rPr>
    </w:lvl>
    <w:lvl w:ilvl="7" w:tplc="C82CCC38">
      <w:start w:val="1"/>
      <w:numFmt w:val="bullet"/>
      <w:lvlText w:val="o"/>
      <w:lvlJc w:val="left"/>
      <w:pPr>
        <w:ind w:left="6120" w:hanging="360"/>
      </w:pPr>
      <w:rPr>
        <w:rFonts w:ascii="Courier New" w:hAnsi="Courier New" w:hint="default"/>
      </w:rPr>
    </w:lvl>
    <w:lvl w:ilvl="8" w:tplc="022A533A">
      <w:start w:val="1"/>
      <w:numFmt w:val="bullet"/>
      <w:lvlText w:val=""/>
      <w:lvlJc w:val="left"/>
      <w:pPr>
        <w:ind w:left="6840" w:hanging="360"/>
      </w:pPr>
      <w:rPr>
        <w:rFonts w:ascii="Wingdings" w:hAnsi="Wingdings" w:hint="default"/>
      </w:rPr>
    </w:lvl>
  </w:abstractNum>
  <w:abstractNum w:abstractNumId="11" w15:restartNumberingAfterBreak="0">
    <w:nsid w:val="262CC017"/>
    <w:multiLevelType w:val="hybridMultilevel"/>
    <w:tmpl w:val="A5D206D6"/>
    <w:lvl w:ilvl="0" w:tplc="A7A85808">
      <w:start w:val="1"/>
      <w:numFmt w:val="bullet"/>
      <w:lvlText w:val=""/>
      <w:lvlJc w:val="left"/>
      <w:pPr>
        <w:ind w:left="720" w:hanging="360"/>
      </w:pPr>
      <w:rPr>
        <w:rFonts w:ascii="Symbol" w:hAnsi="Symbol" w:hint="default"/>
      </w:rPr>
    </w:lvl>
    <w:lvl w:ilvl="1" w:tplc="87B221C4">
      <w:start w:val="1"/>
      <w:numFmt w:val="bullet"/>
      <w:lvlText w:val="o"/>
      <w:lvlJc w:val="left"/>
      <w:pPr>
        <w:ind w:left="1440" w:hanging="360"/>
      </w:pPr>
      <w:rPr>
        <w:rFonts w:ascii="Courier New" w:hAnsi="Courier New" w:cs="Times New Roman" w:hint="default"/>
      </w:rPr>
    </w:lvl>
    <w:lvl w:ilvl="2" w:tplc="BD96BC80">
      <w:start w:val="1"/>
      <w:numFmt w:val="bullet"/>
      <w:lvlText w:val=""/>
      <w:lvlJc w:val="left"/>
      <w:pPr>
        <w:ind w:left="2160" w:hanging="360"/>
      </w:pPr>
      <w:rPr>
        <w:rFonts w:ascii="Wingdings" w:hAnsi="Wingdings" w:hint="default"/>
      </w:rPr>
    </w:lvl>
    <w:lvl w:ilvl="3" w:tplc="19FE9628">
      <w:start w:val="1"/>
      <w:numFmt w:val="bullet"/>
      <w:lvlText w:val=""/>
      <w:lvlJc w:val="left"/>
      <w:pPr>
        <w:ind w:left="2880" w:hanging="360"/>
      </w:pPr>
      <w:rPr>
        <w:rFonts w:ascii="Symbol" w:hAnsi="Symbol" w:hint="default"/>
      </w:rPr>
    </w:lvl>
    <w:lvl w:ilvl="4" w:tplc="1B40AF32">
      <w:start w:val="1"/>
      <w:numFmt w:val="bullet"/>
      <w:lvlText w:val="o"/>
      <w:lvlJc w:val="left"/>
      <w:pPr>
        <w:ind w:left="3600" w:hanging="360"/>
      </w:pPr>
      <w:rPr>
        <w:rFonts w:ascii="Courier New" w:hAnsi="Courier New" w:cs="Times New Roman" w:hint="default"/>
      </w:rPr>
    </w:lvl>
    <w:lvl w:ilvl="5" w:tplc="8B34D50C">
      <w:start w:val="1"/>
      <w:numFmt w:val="bullet"/>
      <w:lvlText w:val=""/>
      <w:lvlJc w:val="left"/>
      <w:pPr>
        <w:ind w:left="4320" w:hanging="360"/>
      </w:pPr>
      <w:rPr>
        <w:rFonts w:ascii="Wingdings" w:hAnsi="Wingdings" w:hint="default"/>
      </w:rPr>
    </w:lvl>
    <w:lvl w:ilvl="6" w:tplc="E56C152A">
      <w:start w:val="1"/>
      <w:numFmt w:val="bullet"/>
      <w:lvlText w:val=""/>
      <w:lvlJc w:val="left"/>
      <w:pPr>
        <w:ind w:left="5040" w:hanging="360"/>
      </w:pPr>
      <w:rPr>
        <w:rFonts w:ascii="Symbol" w:hAnsi="Symbol" w:hint="default"/>
      </w:rPr>
    </w:lvl>
    <w:lvl w:ilvl="7" w:tplc="61DA6B2C">
      <w:start w:val="1"/>
      <w:numFmt w:val="bullet"/>
      <w:lvlText w:val="o"/>
      <w:lvlJc w:val="left"/>
      <w:pPr>
        <w:ind w:left="5760" w:hanging="360"/>
      </w:pPr>
      <w:rPr>
        <w:rFonts w:ascii="Courier New" w:hAnsi="Courier New" w:cs="Times New Roman" w:hint="default"/>
      </w:rPr>
    </w:lvl>
    <w:lvl w:ilvl="8" w:tplc="0AA4AC10">
      <w:start w:val="1"/>
      <w:numFmt w:val="bullet"/>
      <w:lvlText w:val=""/>
      <w:lvlJc w:val="left"/>
      <w:pPr>
        <w:ind w:left="6480" w:hanging="360"/>
      </w:pPr>
      <w:rPr>
        <w:rFonts w:ascii="Wingdings" w:hAnsi="Wingdings" w:hint="default"/>
      </w:rPr>
    </w:lvl>
  </w:abstractNum>
  <w:abstractNum w:abstractNumId="12" w15:restartNumberingAfterBreak="0">
    <w:nsid w:val="2AAE0472"/>
    <w:multiLevelType w:val="hybridMultilevel"/>
    <w:tmpl w:val="FFFFFFFF"/>
    <w:lvl w:ilvl="0" w:tplc="5C2A41CA">
      <w:start w:val="1"/>
      <w:numFmt w:val="bullet"/>
      <w:lvlText w:val=""/>
      <w:lvlJc w:val="left"/>
      <w:pPr>
        <w:ind w:left="720" w:hanging="360"/>
      </w:pPr>
      <w:rPr>
        <w:rFonts w:ascii="Symbol" w:hAnsi="Symbol" w:hint="default"/>
      </w:rPr>
    </w:lvl>
    <w:lvl w:ilvl="1" w:tplc="4D2864FC">
      <w:start w:val="1"/>
      <w:numFmt w:val="bullet"/>
      <w:lvlText w:val="o"/>
      <w:lvlJc w:val="left"/>
      <w:pPr>
        <w:ind w:left="1440" w:hanging="360"/>
      </w:pPr>
      <w:rPr>
        <w:rFonts w:ascii="Courier New" w:hAnsi="Courier New" w:hint="default"/>
      </w:rPr>
    </w:lvl>
    <w:lvl w:ilvl="2" w:tplc="9714694A">
      <w:start w:val="1"/>
      <w:numFmt w:val="bullet"/>
      <w:lvlText w:val=""/>
      <w:lvlJc w:val="left"/>
      <w:pPr>
        <w:ind w:left="2160" w:hanging="360"/>
      </w:pPr>
      <w:rPr>
        <w:rFonts w:ascii="Wingdings" w:hAnsi="Wingdings" w:hint="default"/>
      </w:rPr>
    </w:lvl>
    <w:lvl w:ilvl="3" w:tplc="BD5ABCBC">
      <w:start w:val="1"/>
      <w:numFmt w:val="bullet"/>
      <w:lvlText w:val=""/>
      <w:lvlJc w:val="left"/>
      <w:pPr>
        <w:ind w:left="2880" w:hanging="360"/>
      </w:pPr>
      <w:rPr>
        <w:rFonts w:ascii="Symbol" w:hAnsi="Symbol" w:hint="default"/>
      </w:rPr>
    </w:lvl>
    <w:lvl w:ilvl="4" w:tplc="21E2239E">
      <w:start w:val="1"/>
      <w:numFmt w:val="bullet"/>
      <w:lvlText w:val="o"/>
      <w:lvlJc w:val="left"/>
      <w:pPr>
        <w:ind w:left="3600" w:hanging="360"/>
      </w:pPr>
      <w:rPr>
        <w:rFonts w:ascii="Courier New" w:hAnsi="Courier New" w:hint="default"/>
      </w:rPr>
    </w:lvl>
    <w:lvl w:ilvl="5" w:tplc="E9F4F440">
      <w:start w:val="1"/>
      <w:numFmt w:val="bullet"/>
      <w:lvlText w:val=""/>
      <w:lvlJc w:val="left"/>
      <w:pPr>
        <w:ind w:left="4320" w:hanging="360"/>
      </w:pPr>
      <w:rPr>
        <w:rFonts w:ascii="Wingdings" w:hAnsi="Wingdings" w:hint="default"/>
      </w:rPr>
    </w:lvl>
    <w:lvl w:ilvl="6" w:tplc="DE40F772">
      <w:start w:val="1"/>
      <w:numFmt w:val="bullet"/>
      <w:lvlText w:val=""/>
      <w:lvlJc w:val="left"/>
      <w:pPr>
        <w:ind w:left="5040" w:hanging="360"/>
      </w:pPr>
      <w:rPr>
        <w:rFonts w:ascii="Symbol" w:hAnsi="Symbol" w:hint="default"/>
      </w:rPr>
    </w:lvl>
    <w:lvl w:ilvl="7" w:tplc="52AE74D0">
      <w:start w:val="1"/>
      <w:numFmt w:val="bullet"/>
      <w:lvlText w:val="o"/>
      <w:lvlJc w:val="left"/>
      <w:pPr>
        <w:ind w:left="5760" w:hanging="360"/>
      </w:pPr>
      <w:rPr>
        <w:rFonts w:ascii="Courier New" w:hAnsi="Courier New" w:hint="default"/>
      </w:rPr>
    </w:lvl>
    <w:lvl w:ilvl="8" w:tplc="BAB4346C">
      <w:start w:val="1"/>
      <w:numFmt w:val="bullet"/>
      <w:lvlText w:val=""/>
      <w:lvlJc w:val="left"/>
      <w:pPr>
        <w:ind w:left="6480" w:hanging="360"/>
      </w:pPr>
      <w:rPr>
        <w:rFonts w:ascii="Wingdings" w:hAnsi="Wingdings" w:hint="default"/>
      </w:rPr>
    </w:lvl>
  </w:abstractNum>
  <w:abstractNum w:abstractNumId="13" w15:restartNumberingAfterBreak="0">
    <w:nsid w:val="2AC0E387"/>
    <w:multiLevelType w:val="hybridMultilevel"/>
    <w:tmpl w:val="FFFFFFFF"/>
    <w:lvl w:ilvl="0" w:tplc="280491EA">
      <w:start w:val="1"/>
      <w:numFmt w:val="bullet"/>
      <w:lvlText w:val=""/>
      <w:lvlJc w:val="left"/>
      <w:pPr>
        <w:ind w:left="720" w:hanging="360"/>
      </w:pPr>
      <w:rPr>
        <w:rFonts w:ascii="Symbol" w:hAnsi="Symbol" w:hint="default"/>
      </w:rPr>
    </w:lvl>
    <w:lvl w:ilvl="1" w:tplc="3FBEB6AC">
      <w:start w:val="1"/>
      <w:numFmt w:val="bullet"/>
      <w:lvlText w:val="o"/>
      <w:lvlJc w:val="left"/>
      <w:pPr>
        <w:ind w:left="1440" w:hanging="360"/>
      </w:pPr>
      <w:rPr>
        <w:rFonts w:ascii="Courier New" w:hAnsi="Courier New" w:hint="default"/>
      </w:rPr>
    </w:lvl>
    <w:lvl w:ilvl="2" w:tplc="585885C4">
      <w:start w:val="1"/>
      <w:numFmt w:val="bullet"/>
      <w:lvlText w:val=""/>
      <w:lvlJc w:val="left"/>
      <w:pPr>
        <w:ind w:left="2160" w:hanging="360"/>
      </w:pPr>
      <w:rPr>
        <w:rFonts w:ascii="Wingdings" w:hAnsi="Wingdings" w:hint="default"/>
      </w:rPr>
    </w:lvl>
    <w:lvl w:ilvl="3" w:tplc="27A8BCF6">
      <w:start w:val="1"/>
      <w:numFmt w:val="bullet"/>
      <w:lvlText w:val=""/>
      <w:lvlJc w:val="left"/>
      <w:pPr>
        <w:ind w:left="2880" w:hanging="360"/>
      </w:pPr>
      <w:rPr>
        <w:rFonts w:ascii="Symbol" w:hAnsi="Symbol" w:hint="default"/>
      </w:rPr>
    </w:lvl>
    <w:lvl w:ilvl="4" w:tplc="D1460EC2">
      <w:start w:val="1"/>
      <w:numFmt w:val="bullet"/>
      <w:lvlText w:val="o"/>
      <w:lvlJc w:val="left"/>
      <w:pPr>
        <w:ind w:left="3600" w:hanging="360"/>
      </w:pPr>
      <w:rPr>
        <w:rFonts w:ascii="Courier New" w:hAnsi="Courier New" w:hint="default"/>
      </w:rPr>
    </w:lvl>
    <w:lvl w:ilvl="5" w:tplc="6CBA9C96">
      <w:start w:val="1"/>
      <w:numFmt w:val="bullet"/>
      <w:lvlText w:val=""/>
      <w:lvlJc w:val="left"/>
      <w:pPr>
        <w:ind w:left="4320" w:hanging="360"/>
      </w:pPr>
      <w:rPr>
        <w:rFonts w:ascii="Wingdings" w:hAnsi="Wingdings" w:hint="default"/>
      </w:rPr>
    </w:lvl>
    <w:lvl w:ilvl="6" w:tplc="D196E38C">
      <w:start w:val="1"/>
      <w:numFmt w:val="bullet"/>
      <w:lvlText w:val=""/>
      <w:lvlJc w:val="left"/>
      <w:pPr>
        <w:ind w:left="5040" w:hanging="360"/>
      </w:pPr>
      <w:rPr>
        <w:rFonts w:ascii="Symbol" w:hAnsi="Symbol" w:hint="default"/>
      </w:rPr>
    </w:lvl>
    <w:lvl w:ilvl="7" w:tplc="12280496">
      <w:start w:val="1"/>
      <w:numFmt w:val="bullet"/>
      <w:lvlText w:val="o"/>
      <w:lvlJc w:val="left"/>
      <w:pPr>
        <w:ind w:left="5760" w:hanging="360"/>
      </w:pPr>
      <w:rPr>
        <w:rFonts w:ascii="Courier New" w:hAnsi="Courier New" w:hint="default"/>
      </w:rPr>
    </w:lvl>
    <w:lvl w:ilvl="8" w:tplc="47DEA632">
      <w:start w:val="1"/>
      <w:numFmt w:val="bullet"/>
      <w:lvlText w:val=""/>
      <w:lvlJc w:val="left"/>
      <w:pPr>
        <w:ind w:left="6480" w:hanging="360"/>
      </w:pPr>
      <w:rPr>
        <w:rFonts w:ascii="Wingdings" w:hAnsi="Wingdings" w:hint="default"/>
      </w:rPr>
    </w:lvl>
  </w:abstractNum>
  <w:abstractNum w:abstractNumId="14" w15:restartNumberingAfterBreak="0">
    <w:nsid w:val="2AE40971"/>
    <w:multiLevelType w:val="hybridMultilevel"/>
    <w:tmpl w:val="540821F4"/>
    <w:lvl w:ilvl="0" w:tplc="F6385136">
      <w:start w:val="1"/>
      <w:numFmt w:val="bullet"/>
      <w:lvlText w:val=""/>
      <w:lvlJc w:val="left"/>
      <w:pPr>
        <w:ind w:left="720" w:hanging="360"/>
      </w:pPr>
      <w:rPr>
        <w:rFonts w:ascii="Symbol" w:hAnsi="Symbol" w:hint="default"/>
      </w:rPr>
    </w:lvl>
    <w:lvl w:ilvl="1" w:tplc="D46E3E4E">
      <w:start w:val="1"/>
      <w:numFmt w:val="bullet"/>
      <w:lvlText w:val="o"/>
      <w:lvlJc w:val="left"/>
      <w:pPr>
        <w:ind w:left="1440" w:hanging="360"/>
      </w:pPr>
      <w:rPr>
        <w:rFonts w:ascii="Courier New" w:hAnsi="Courier New" w:cs="Times New Roman" w:hint="default"/>
      </w:rPr>
    </w:lvl>
    <w:lvl w:ilvl="2" w:tplc="8340B824">
      <w:start w:val="1"/>
      <w:numFmt w:val="bullet"/>
      <w:lvlText w:val=""/>
      <w:lvlJc w:val="left"/>
      <w:pPr>
        <w:ind w:left="2160" w:hanging="360"/>
      </w:pPr>
      <w:rPr>
        <w:rFonts w:ascii="Wingdings" w:hAnsi="Wingdings" w:hint="default"/>
      </w:rPr>
    </w:lvl>
    <w:lvl w:ilvl="3" w:tplc="EBBE58FE">
      <w:start w:val="1"/>
      <w:numFmt w:val="bullet"/>
      <w:lvlText w:val=""/>
      <w:lvlJc w:val="left"/>
      <w:pPr>
        <w:ind w:left="2880" w:hanging="360"/>
      </w:pPr>
      <w:rPr>
        <w:rFonts w:ascii="Symbol" w:hAnsi="Symbol" w:hint="default"/>
      </w:rPr>
    </w:lvl>
    <w:lvl w:ilvl="4" w:tplc="810894B4">
      <w:start w:val="1"/>
      <w:numFmt w:val="bullet"/>
      <w:lvlText w:val="o"/>
      <w:lvlJc w:val="left"/>
      <w:pPr>
        <w:ind w:left="3600" w:hanging="360"/>
      </w:pPr>
      <w:rPr>
        <w:rFonts w:ascii="Courier New" w:hAnsi="Courier New" w:cs="Times New Roman" w:hint="default"/>
      </w:rPr>
    </w:lvl>
    <w:lvl w:ilvl="5" w:tplc="2566FCC2">
      <w:start w:val="1"/>
      <w:numFmt w:val="bullet"/>
      <w:lvlText w:val=""/>
      <w:lvlJc w:val="left"/>
      <w:pPr>
        <w:ind w:left="4320" w:hanging="360"/>
      </w:pPr>
      <w:rPr>
        <w:rFonts w:ascii="Wingdings" w:hAnsi="Wingdings" w:hint="default"/>
      </w:rPr>
    </w:lvl>
    <w:lvl w:ilvl="6" w:tplc="419C5A7C">
      <w:start w:val="1"/>
      <w:numFmt w:val="bullet"/>
      <w:lvlText w:val=""/>
      <w:lvlJc w:val="left"/>
      <w:pPr>
        <w:ind w:left="5040" w:hanging="360"/>
      </w:pPr>
      <w:rPr>
        <w:rFonts w:ascii="Symbol" w:hAnsi="Symbol" w:hint="default"/>
      </w:rPr>
    </w:lvl>
    <w:lvl w:ilvl="7" w:tplc="DD2A2248">
      <w:start w:val="1"/>
      <w:numFmt w:val="bullet"/>
      <w:lvlText w:val="o"/>
      <w:lvlJc w:val="left"/>
      <w:pPr>
        <w:ind w:left="5760" w:hanging="360"/>
      </w:pPr>
      <w:rPr>
        <w:rFonts w:ascii="Courier New" w:hAnsi="Courier New" w:cs="Times New Roman" w:hint="default"/>
      </w:rPr>
    </w:lvl>
    <w:lvl w:ilvl="8" w:tplc="95E84EC8">
      <w:start w:val="1"/>
      <w:numFmt w:val="bullet"/>
      <w:lvlText w:val=""/>
      <w:lvlJc w:val="left"/>
      <w:pPr>
        <w:ind w:left="6480" w:hanging="360"/>
      </w:pPr>
      <w:rPr>
        <w:rFonts w:ascii="Wingdings" w:hAnsi="Wingdings" w:hint="default"/>
      </w:rPr>
    </w:lvl>
  </w:abstractNum>
  <w:abstractNum w:abstractNumId="15" w15:restartNumberingAfterBreak="0">
    <w:nsid w:val="36447E16"/>
    <w:multiLevelType w:val="hybridMultilevel"/>
    <w:tmpl w:val="3FB0A52A"/>
    <w:lvl w:ilvl="0" w:tplc="C9D2F480">
      <w:start w:val="1"/>
      <w:numFmt w:val="bullet"/>
      <w:lvlText w:val=""/>
      <w:lvlJc w:val="left"/>
      <w:pPr>
        <w:ind w:left="720" w:hanging="360"/>
      </w:pPr>
      <w:rPr>
        <w:rFonts w:ascii="Symbol" w:hAnsi="Symbol" w:hint="default"/>
      </w:rPr>
    </w:lvl>
    <w:lvl w:ilvl="1" w:tplc="7282745A">
      <w:start w:val="1"/>
      <w:numFmt w:val="bullet"/>
      <w:lvlText w:val="o"/>
      <w:lvlJc w:val="left"/>
      <w:pPr>
        <w:ind w:left="1440" w:hanging="360"/>
      </w:pPr>
      <w:rPr>
        <w:rFonts w:ascii="Courier New" w:hAnsi="Courier New" w:cs="Times New Roman" w:hint="default"/>
      </w:rPr>
    </w:lvl>
    <w:lvl w:ilvl="2" w:tplc="FE882A66">
      <w:start w:val="1"/>
      <w:numFmt w:val="bullet"/>
      <w:lvlText w:val=""/>
      <w:lvlJc w:val="left"/>
      <w:pPr>
        <w:ind w:left="2160" w:hanging="360"/>
      </w:pPr>
      <w:rPr>
        <w:rFonts w:ascii="Wingdings" w:hAnsi="Wingdings" w:hint="default"/>
      </w:rPr>
    </w:lvl>
    <w:lvl w:ilvl="3" w:tplc="153CE638">
      <w:start w:val="1"/>
      <w:numFmt w:val="bullet"/>
      <w:lvlText w:val=""/>
      <w:lvlJc w:val="left"/>
      <w:pPr>
        <w:ind w:left="2880" w:hanging="360"/>
      </w:pPr>
      <w:rPr>
        <w:rFonts w:ascii="Symbol" w:hAnsi="Symbol" w:hint="default"/>
      </w:rPr>
    </w:lvl>
    <w:lvl w:ilvl="4" w:tplc="8D100A10">
      <w:start w:val="1"/>
      <w:numFmt w:val="bullet"/>
      <w:lvlText w:val="o"/>
      <w:lvlJc w:val="left"/>
      <w:pPr>
        <w:ind w:left="3600" w:hanging="360"/>
      </w:pPr>
      <w:rPr>
        <w:rFonts w:ascii="Courier New" w:hAnsi="Courier New" w:cs="Times New Roman" w:hint="default"/>
      </w:rPr>
    </w:lvl>
    <w:lvl w:ilvl="5" w:tplc="56C2B534">
      <w:start w:val="1"/>
      <w:numFmt w:val="bullet"/>
      <w:lvlText w:val=""/>
      <w:lvlJc w:val="left"/>
      <w:pPr>
        <w:ind w:left="4320" w:hanging="360"/>
      </w:pPr>
      <w:rPr>
        <w:rFonts w:ascii="Wingdings" w:hAnsi="Wingdings" w:hint="default"/>
      </w:rPr>
    </w:lvl>
    <w:lvl w:ilvl="6" w:tplc="108ACF86">
      <w:start w:val="1"/>
      <w:numFmt w:val="bullet"/>
      <w:lvlText w:val=""/>
      <w:lvlJc w:val="left"/>
      <w:pPr>
        <w:ind w:left="5040" w:hanging="360"/>
      </w:pPr>
      <w:rPr>
        <w:rFonts w:ascii="Symbol" w:hAnsi="Symbol" w:hint="default"/>
      </w:rPr>
    </w:lvl>
    <w:lvl w:ilvl="7" w:tplc="0180FAFC">
      <w:start w:val="1"/>
      <w:numFmt w:val="bullet"/>
      <w:lvlText w:val="o"/>
      <w:lvlJc w:val="left"/>
      <w:pPr>
        <w:ind w:left="5760" w:hanging="360"/>
      </w:pPr>
      <w:rPr>
        <w:rFonts w:ascii="Courier New" w:hAnsi="Courier New" w:cs="Times New Roman" w:hint="default"/>
      </w:rPr>
    </w:lvl>
    <w:lvl w:ilvl="8" w:tplc="4B72DB3E">
      <w:start w:val="1"/>
      <w:numFmt w:val="bullet"/>
      <w:lvlText w:val=""/>
      <w:lvlJc w:val="left"/>
      <w:pPr>
        <w:ind w:left="6480" w:hanging="360"/>
      </w:pPr>
      <w:rPr>
        <w:rFonts w:ascii="Wingdings" w:hAnsi="Wingdings" w:hint="default"/>
      </w:rPr>
    </w:lvl>
  </w:abstractNum>
  <w:abstractNum w:abstractNumId="16" w15:restartNumberingAfterBreak="0">
    <w:nsid w:val="3B3716EB"/>
    <w:multiLevelType w:val="hybridMultilevel"/>
    <w:tmpl w:val="6AA01A46"/>
    <w:lvl w:ilvl="0" w:tplc="373A1E54">
      <w:start w:val="1"/>
      <w:numFmt w:val="bullet"/>
      <w:lvlText w:val=""/>
      <w:lvlJc w:val="left"/>
      <w:pPr>
        <w:ind w:left="720" w:hanging="360"/>
      </w:pPr>
      <w:rPr>
        <w:rFonts w:ascii="Symbol" w:hAnsi="Symbol" w:hint="default"/>
      </w:rPr>
    </w:lvl>
    <w:lvl w:ilvl="1" w:tplc="CFC8A82A">
      <w:start w:val="1"/>
      <w:numFmt w:val="bullet"/>
      <w:lvlText w:val="o"/>
      <w:lvlJc w:val="left"/>
      <w:pPr>
        <w:ind w:left="1440" w:hanging="360"/>
      </w:pPr>
      <w:rPr>
        <w:rFonts w:ascii="Courier New" w:hAnsi="Courier New" w:cs="Times New Roman" w:hint="default"/>
      </w:rPr>
    </w:lvl>
    <w:lvl w:ilvl="2" w:tplc="E0B0843A">
      <w:start w:val="1"/>
      <w:numFmt w:val="bullet"/>
      <w:lvlText w:val=""/>
      <w:lvlJc w:val="left"/>
      <w:pPr>
        <w:ind w:left="2160" w:hanging="360"/>
      </w:pPr>
      <w:rPr>
        <w:rFonts w:ascii="Wingdings" w:hAnsi="Wingdings" w:hint="default"/>
      </w:rPr>
    </w:lvl>
    <w:lvl w:ilvl="3" w:tplc="3A30C532">
      <w:start w:val="1"/>
      <w:numFmt w:val="bullet"/>
      <w:lvlText w:val=""/>
      <w:lvlJc w:val="left"/>
      <w:pPr>
        <w:ind w:left="2880" w:hanging="360"/>
      </w:pPr>
      <w:rPr>
        <w:rFonts w:ascii="Symbol" w:hAnsi="Symbol" w:hint="default"/>
      </w:rPr>
    </w:lvl>
    <w:lvl w:ilvl="4" w:tplc="86EC793C">
      <w:start w:val="1"/>
      <w:numFmt w:val="bullet"/>
      <w:lvlText w:val="o"/>
      <w:lvlJc w:val="left"/>
      <w:pPr>
        <w:ind w:left="3600" w:hanging="360"/>
      </w:pPr>
      <w:rPr>
        <w:rFonts w:ascii="Courier New" w:hAnsi="Courier New" w:cs="Times New Roman" w:hint="default"/>
      </w:rPr>
    </w:lvl>
    <w:lvl w:ilvl="5" w:tplc="909C3CD8">
      <w:start w:val="1"/>
      <w:numFmt w:val="bullet"/>
      <w:lvlText w:val=""/>
      <w:lvlJc w:val="left"/>
      <w:pPr>
        <w:ind w:left="4320" w:hanging="360"/>
      </w:pPr>
      <w:rPr>
        <w:rFonts w:ascii="Wingdings" w:hAnsi="Wingdings" w:hint="default"/>
      </w:rPr>
    </w:lvl>
    <w:lvl w:ilvl="6" w:tplc="B41884CA">
      <w:start w:val="1"/>
      <w:numFmt w:val="bullet"/>
      <w:lvlText w:val=""/>
      <w:lvlJc w:val="left"/>
      <w:pPr>
        <w:ind w:left="5040" w:hanging="360"/>
      </w:pPr>
      <w:rPr>
        <w:rFonts w:ascii="Symbol" w:hAnsi="Symbol" w:hint="default"/>
      </w:rPr>
    </w:lvl>
    <w:lvl w:ilvl="7" w:tplc="B4C0C290">
      <w:start w:val="1"/>
      <w:numFmt w:val="bullet"/>
      <w:lvlText w:val="o"/>
      <w:lvlJc w:val="left"/>
      <w:pPr>
        <w:ind w:left="5760" w:hanging="360"/>
      </w:pPr>
      <w:rPr>
        <w:rFonts w:ascii="Courier New" w:hAnsi="Courier New" w:cs="Times New Roman" w:hint="default"/>
      </w:rPr>
    </w:lvl>
    <w:lvl w:ilvl="8" w:tplc="A1D6F96C">
      <w:start w:val="1"/>
      <w:numFmt w:val="bullet"/>
      <w:lvlText w:val=""/>
      <w:lvlJc w:val="left"/>
      <w:pPr>
        <w:ind w:left="6480" w:hanging="360"/>
      </w:pPr>
      <w:rPr>
        <w:rFonts w:ascii="Wingdings" w:hAnsi="Wingdings" w:hint="default"/>
      </w:rPr>
    </w:lvl>
  </w:abstractNum>
  <w:abstractNum w:abstractNumId="17" w15:restartNumberingAfterBreak="0">
    <w:nsid w:val="4392FABA"/>
    <w:multiLevelType w:val="hybridMultilevel"/>
    <w:tmpl w:val="FFFFFFFF"/>
    <w:lvl w:ilvl="0" w:tplc="13A8981A">
      <w:start w:val="1"/>
      <w:numFmt w:val="bullet"/>
      <w:lvlText w:val=""/>
      <w:lvlJc w:val="left"/>
      <w:pPr>
        <w:ind w:left="720" w:hanging="360"/>
      </w:pPr>
      <w:rPr>
        <w:rFonts w:ascii="Symbol" w:hAnsi="Symbol" w:hint="default"/>
      </w:rPr>
    </w:lvl>
    <w:lvl w:ilvl="1" w:tplc="9D680FCE">
      <w:start w:val="1"/>
      <w:numFmt w:val="bullet"/>
      <w:lvlText w:val="o"/>
      <w:lvlJc w:val="left"/>
      <w:pPr>
        <w:ind w:left="1440" w:hanging="360"/>
      </w:pPr>
      <w:rPr>
        <w:rFonts w:ascii="Courier New" w:hAnsi="Courier New" w:hint="default"/>
      </w:rPr>
    </w:lvl>
    <w:lvl w:ilvl="2" w:tplc="B62AF4FC">
      <w:start w:val="1"/>
      <w:numFmt w:val="bullet"/>
      <w:lvlText w:val=""/>
      <w:lvlJc w:val="left"/>
      <w:pPr>
        <w:ind w:left="2160" w:hanging="360"/>
      </w:pPr>
      <w:rPr>
        <w:rFonts w:ascii="Wingdings" w:hAnsi="Wingdings" w:hint="default"/>
      </w:rPr>
    </w:lvl>
    <w:lvl w:ilvl="3" w:tplc="1830550E">
      <w:start w:val="1"/>
      <w:numFmt w:val="bullet"/>
      <w:lvlText w:val=""/>
      <w:lvlJc w:val="left"/>
      <w:pPr>
        <w:ind w:left="2880" w:hanging="360"/>
      </w:pPr>
      <w:rPr>
        <w:rFonts w:ascii="Symbol" w:hAnsi="Symbol" w:hint="default"/>
      </w:rPr>
    </w:lvl>
    <w:lvl w:ilvl="4" w:tplc="5A2E2138">
      <w:start w:val="1"/>
      <w:numFmt w:val="bullet"/>
      <w:lvlText w:val="o"/>
      <w:lvlJc w:val="left"/>
      <w:pPr>
        <w:ind w:left="3600" w:hanging="360"/>
      </w:pPr>
      <w:rPr>
        <w:rFonts w:ascii="Courier New" w:hAnsi="Courier New" w:hint="default"/>
      </w:rPr>
    </w:lvl>
    <w:lvl w:ilvl="5" w:tplc="C6901098">
      <w:start w:val="1"/>
      <w:numFmt w:val="bullet"/>
      <w:lvlText w:val=""/>
      <w:lvlJc w:val="left"/>
      <w:pPr>
        <w:ind w:left="4320" w:hanging="360"/>
      </w:pPr>
      <w:rPr>
        <w:rFonts w:ascii="Wingdings" w:hAnsi="Wingdings" w:hint="default"/>
      </w:rPr>
    </w:lvl>
    <w:lvl w:ilvl="6" w:tplc="1C10F0C0">
      <w:start w:val="1"/>
      <w:numFmt w:val="bullet"/>
      <w:lvlText w:val=""/>
      <w:lvlJc w:val="left"/>
      <w:pPr>
        <w:ind w:left="5040" w:hanging="360"/>
      </w:pPr>
      <w:rPr>
        <w:rFonts w:ascii="Symbol" w:hAnsi="Symbol" w:hint="default"/>
      </w:rPr>
    </w:lvl>
    <w:lvl w:ilvl="7" w:tplc="7984335C">
      <w:start w:val="1"/>
      <w:numFmt w:val="bullet"/>
      <w:lvlText w:val="o"/>
      <w:lvlJc w:val="left"/>
      <w:pPr>
        <w:ind w:left="5760" w:hanging="360"/>
      </w:pPr>
      <w:rPr>
        <w:rFonts w:ascii="Courier New" w:hAnsi="Courier New" w:hint="default"/>
      </w:rPr>
    </w:lvl>
    <w:lvl w:ilvl="8" w:tplc="A6E2993C">
      <w:start w:val="1"/>
      <w:numFmt w:val="bullet"/>
      <w:lvlText w:val=""/>
      <w:lvlJc w:val="left"/>
      <w:pPr>
        <w:ind w:left="6480" w:hanging="360"/>
      </w:pPr>
      <w:rPr>
        <w:rFonts w:ascii="Wingdings" w:hAnsi="Wingdings" w:hint="default"/>
      </w:rPr>
    </w:lvl>
  </w:abstractNum>
  <w:abstractNum w:abstractNumId="18" w15:restartNumberingAfterBreak="0">
    <w:nsid w:val="484134A7"/>
    <w:multiLevelType w:val="multilevel"/>
    <w:tmpl w:val="6B12E960"/>
    <w:lvl w:ilvl="0">
      <w:start w:val="2"/>
      <w:numFmt w:val="decimal"/>
      <w:lvlText w:val="%1"/>
      <w:lvlJc w:val="left"/>
      <w:pPr>
        <w:ind w:left="640" w:hanging="6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895CD06"/>
    <w:multiLevelType w:val="hybridMultilevel"/>
    <w:tmpl w:val="FFFFFFFF"/>
    <w:lvl w:ilvl="0" w:tplc="EBC44094">
      <w:start w:val="1"/>
      <w:numFmt w:val="bullet"/>
      <w:lvlText w:val=""/>
      <w:lvlJc w:val="left"/>
      <w:pPr>
        <w:ind w:left="720" w:hanging="360"/>
      </w:pPr>
      <w:rPr>
        <w:rFonts w:ascii="Symbol" w:hAnsi="Symbol" w:hint="default"/>
      </w:rPr>
    </w:lvl>
    <w:lvl w:ilvl="1" w:tplc="D59682E8">
      <w:start w:val="1"/>
      <w:numFmt w:val="bullet"/>
      <w:lvlText w:val="o"/>
      <w:lvlJc w:val="left"/>
      <w:pPr>
        <w:ind w:left="1440" w:hanging="360"/>
      </w:pPr>
      <w:rPr>
        <w:rFonts w:ascii="Courier New" w:hAnsi="Courier New" w:hint="default"/>
      </w:rPr>
    </w:lvl>
    <w:lvl w:ilvl="2" w:tplc="74068AB4">
      <w:start w:val="1"/>
      <w:numFmt w:val="bullet"/>
      <w:lvlText w:val=""/>
      <w:lvlJc w:val="left"/>
      <w:pPr>
        <w:ind w:left="2160" w:hanging="360"/>
      </w:pPr>
      <w:rPr>
        <w:rFonts w:ascii="Wingdings" w:hAnsi="Wingdings" w:hint="default"/>
      </w:rPr>
    </w:lvl>
    <w:lvl w:ilvl="3" w:tplc="898E875E">
      <w:start w:val="1"/>
      <w:numFmt w:val="bullet"/>
      <w:lvlText w:val=""/>
      <w:lvlJc w:val="left"/>
      <w:pPr>
        <w:ind w:left="2880" w:hanging="360"/>
      </w:pPr>
      <w:rPr>
        <w:rFonts w:ascii="Symbol" w:hAnsi="Symbol" w:hint="default"/>
      </w:rPr>
    </w:lvl>
    <w:lvl w:ilvl="4" w:tplc="9692E8A4">
      <w:start w:val="1"/>
      <w:numFmt w:val="bullet"/>
      <w:lvlText w:val="o"/>
      <w:lvlJc w:val="left"/>
      <w:pPr>
        <w:ind w:left="3600" w:hanging="360"/>
      </w:pPr>
      <w:rPr>
        <w:rFonts w:ascii="Courier New" w:hAnsi="Courier New" w:hint="default"/>
      </w:rPr>
    </w:lvl>
    <w:lvl w:ilvl="5" w:tplc="9B2EB334">
      <w:start w:val="1"/>
      <w:numFmt w:val="bullet"/>
      <w:lvlText w:val=""/>
      <w:lvlJc w:val="left"/>
      <w:pPr>
        <w:ind w:left="4320" w:hanging="360"/>
      </w:pPr>
      <w:rPr>
        <w:rFonts w:ascii="Wingdings" w:hAnsi="Wingdings" w:hint="default"/>
      </w:rPr>
    </w:lvl>
    <w:lvl w:ilvl="6" w:tplc="76D06F36">
      <w:start w:val="1"/>
      <w:numFmt w:val="bullet"/>
      <w:lvlText w:val=""/>
      <w:lvlJc w:val="left"/>
      <w:pPr>
        <w:ind w:left="5040" w:hanging="360"/>
      </w:pPr>
      <w:rPr>
        <w:rFonts w:ascii="Symbol" w:hAnsi="Symbol" w:hint="default"/>
      </w:rPr>
    </w:lvl>
    <w:lvl w:ilvl="7" w:tplc="0E02E54A">
      <w:start w:val="1"/>
      <w:numFmt w:val="bullet"/>
      <w:lvlText w:val="o"/>
      <w:lvlJc w:val="left"/>
      <w:pPr>
        <w:ind w:left="5760" w:hanging="360"/>
      </w:pPr>
      <w:rPr>
        <w:rFonts w:ascii="Courier New" w:hAnsi="Courier New" w:hint="default"/>
      </w:rPr>
    </w:lvl>
    <w:lvl w:ilvl="8" w:tplc="098ECEBA">
      <w:start w:val="1"/>
      <w:numFmt w:val="bullet"/>
      <w:lvlText w:val=""/>
      <w:lvlJc w:val="left"/>
      <w:pPr>
        <w:ind w:left="6480" w:hanging="360"/>
      </w:pPr>
      <w:rPr>
        <w:rFonts w:ascii="Wingdings" w:hAnsi="Wingdings" w:hint="default"/>
      </w:rPr>
    </w:lvl>
  </w:abstractNum>
  <w:abstractNum w:abstractNumId="20" w15:restartNumberingAfterBreak="0">
    <w:nsid w:val="4FC518BB"/>
    <w:multiLevelType w:val="hybridMultilevel"/>
    <w:tmpl w:val="FFFFFFFF"/>
    <w:lvl w:ilvl="0" w:tplc="D8DC1C5A">
      <w:start w:val="1"/>
      <w:numFmt w:val="bullet"/>
      <w:lvlText w:val=""/>
      <w:lvlJc w:val="left"/>
      <w:pPr>
        <w:ind w:left="720" w:hanging="360"/>
      </w:pPr>
      <w:rPr>
        <w:rFonts w:ascii="Symbol" w:hAnsi="Symbol" w:hint="default"/>
      </w:rPr>
    </w:lvl>
    <w:lvl w:ilvl="1" w:tplc="033C83E6">
      <w:start w:val="1"/>
      <w:numFmt w:val="bullet"/>
      <w:lvlText w:val="o"/>
      <w:lvlJc w:val="left"/>
      <w:pPr>
        <w:ind w:left="1440" w:hanging="360"/>
      </w:pPr>
      <w:rPr>
        <w:rFonts w:ascii="Courier New" w:hAnsi="Courier New" w:hint="default"/>
      </w:rPr>
    </w:lvl>
    <w:lvl w:ilvl="2" w:tplc="A77E1B4C">
      <w:start w:val="1"/>
      <w:numFmt w:val="bullet"/>
      <w:lvlText w:val=""/>
      <w:lvlJc w:val="left"/>
      <w:pPr>
        <w:ind w:left="2160" w:hanging="360"/>
      </w:pPr>
      <w:rPr>
        <w:rFonts w:ascii="Wingdings" w:hAnsi="Wingdings" w:hint="default"/>
      </w:rPr>
    </w:lvl>
    <w:lvl w:ilvl="3" w:tplc="AA0C3D86">
      <w:start w:val="1"/>
      <w:numFmt w:val="bullet"/>
      <w:lvlText w:val=""/>
      <w:lvlJc w:val="left"/>
      <w:pPr>
        <w:ind w:left="2880" w:hanging="360"/>
      </w:pPr>
      <w:rPr>
        <w:rFonts w:ascii="Symbol" w:hAnsi="Symbol" w:hint="default"/>
      </w:rPr>
    </w:lvl>
    <w:lvl w:ilvl="4" w:tplc="8828F364">
      <w:start w:val="1"/>
      <w:numFmt w:val="bullet"/>
      <w:lvlText w:val="o"/>
      <w:lvlJc w:val="left"/>
      <w:pPr>
        <w:ind w:left="3600" w:hanging="360"/>
      </w:pPr>
      <w:rPr>
        <w:rFonts w:ascii="Courier New" w:hAnsi="Courier New" w:hint="default"/>
      </w:rPr>
    </w:lvl>
    <w:lvl w:ilvl="5" w:tplc="0A72344C">
      <w:start w:val="1"/>
      <w:numFmt w:val="bullet"/>
      <w:lvlText w:val=""/>
      <w:lvlJc w:val="left"/>
      <w:pPr>
        <w:ind w:left="4320" w:hanging="360"/>
      </w:pPr>
      <w:rPr>
        <w:rFonts w:ascii="Wingdings" w:hAnsi="Wingdings" w:hint="default"/>
      </w:rPr>
    </w:lvl>
    <w:lvl w:ilvl="6" w:tplc="A1CECE06">
      <w:start w:val="1"/>
      <w:numFmt w:val="bullet"/>
      <w:lvlText w:val=""/>
      <w:lvlJc w:val="left"/>
      <w:pPr>
        <w:ind w:left="5040" w:hanging="360"/>
      </w:pPr>
      <w:rPr>
        <w:rFonts w:ascii="Symbol" w:hAnsi="Symbol" w:hint="default"/>
      </w:rPr>
    </w:lvl>
    <w:lvl w:ilvl="7" w:tplc="5512172A">
      <w:start w:val="1"/>
      <w:numFmt w:val="bullet"/>
      <w:lvlText w:val="o"/>
      <w:lvlJc w:val="left"/>
      <w:pPr>
        <w:ind w:left="5760" w:hanging="360"/>
      </w:pPr>
      <w:rPr>
        <w:rFonts w:ascii="Courier New" w:hAnsi="Courier New" w:hint="default"/>
      </w:rPr>
    </w:lvl>
    <w:lvl w:ilvl="8" w:tplc="05421C46">
      <w:start w:val="1"/>
      <w:numFmt w:val="bullet"/>
      <w:lvlText w:val=""/>
      <w:lvlJc w:val="left"/>
      <w:pPr>
        <w:ind w:left="6480" w:hanging="360"/>
      </w:pPr>
      <w:rPr>
        <w:rFonts w:ascii="Wingdings" w:hAnsi="Wingdings" w:hint="default"/>
      </w:rPr>
    </w:lvl>
  </w:abstractNum>
  <w:abstractNum w:abstractNumId="21" w15:restartNumberingAfterBreak="0">
    <w:nsid w:val="5F8E49B1"/>
    <w:multiLevelType w:val="hybridMultilevel"/>
    <w:tmpl w:val="FFFFFFFF"/>
    <w:lvl w:ilvl="0" w:tplc="E4320F48">
      <w:start w:val="1"/>
      <w:numFmt w:val="bullet"/>
      <w:lvlText w:val=""/>
      <w:lvlJc w:val="left"/>
      <w:pPr>
        <w:ind w:left="720" w:hanging="360"/>
      </w:pPr>
      <w:rPr>
        <w:rFonts w:ascii="Symbol" w:hAnsi="Symbol" w:hint="default"/>
      </w:rPr>
    </w:lvl>
    <w:lvl w:ilvl="1" w:tplc="B798E59E">
      <w:start w:val="1"/>
      <w:numFmt w:val="bullet"/>
      <w:lvlText w:val="o"/>
      <w:lvlJc w:val="left"/>
      <w:pPr>
        <w:ind w:left="1440" w:hanging="360"/>
      </w:pPr>
      <w:rPr>
        <w:rFonts w:ascii="Courier New" w:hAnsi="Courier New" w:hint="default"/>
      </w:rPr>
    </w:lvl>
    <w:lvl w:ilvl="2" w:tplc="7DD6E610">
      <w:start w:val="1"/>
      <w:numFmt w:val="bullet"/>
      <w:lvlText w:val=""/>
      <w:lvlJc w:val="left"/>
      <w:pPr>
        <w:ind w:left="2160" w:hanging="360"/>
      </w:pPr>
      <w:rPr>
        <w:rFonts w:ascii="Wingdings" w:hAnsi="Wingdings" w:hint="default"/>
      </w:rPr>
    </w:lvl>
    <w:lvl w:ilvl="3" w:tplc="7C1490B8">
      <w:start w:val="1"/>
      <w:numFmt w:val="bullet"/>
      <w:lvlText w:val=""/>
      <w:lvlJc w:val="left"/>
      <w:pPr>
        <w:ind w:left="2880" w:hanging="360"/>
      </w:pPr>
      <w:rPr>
        <w:rFonts w:ascii="Symbol" w:hAnsi="Symbol" w:hint="default"/>
      </w:rPr>
    </w:lvl>
    <w:lvl w:ilvl="4" w:tplc="5EC29D36">
      <w:start w:val="1"/>
      <w:numFmt w:val="bullet"/>
      <w:lvlText w:val="o"/>
      <w:lvlJc w:val="left"/>
      <w:pPr>
        <w:ind w:left="3600" w:hanging="360"/>
      </w:pPr>
      <w:rPr>
        <w:rFonts w:ascii="Courier New" w:hAnsi="Courier New" w:hint="default"/>
      </w:rPr>
    </w:lvl>
    <w:lvl w:ilvl="5" w:tplc="B25C0FF6">
      <w:start w:val="1"/>
      <w:numFmt w:val="bullet"/>
      <w:lvlText w:val=""/>
      <w:lvlJc w:val="left"/>
      <w:pPr>
        <w:ind w:left="4320" w:hanging="360"/>
      </w:pPr>
      <w:rPr>
        <w:rFonts w:ascii="Wingdings" w:hAnsi="Wingdings" w:hint="default"/>
      </w:rPr>
    </w:lvl>
    <w:lvl w:ilvl="6" w:tplc="9A4A8548">
      <w:start w:val="1"/>
      <w:numFmt w:val="bullet"/>
      <w:lvlText w:val=""/>
      <w:lvlJc w:val="left"/>
      <w:pPr>
        <w:ind w:left="5040" w:hanging="360"/>
      </w:pPr>
      <w:rPr>
        <w:rFonts w:ascii="Symbol" w:hAnsi="Symbol" w:hint="default"/>
      </w:rPr>
    </w:lvl>
    <w:lvl w:ilvl="7" w:tplc="8F1CCBB2">
      <w:start w:val="1"/>
      <w:numFmt w:val="bullet"/>
      <w:lvlText w:val="o"/>
      <w:lvlJc w:val="left"/>
      <w:pPr>
        <w:ind w:left="5760" w:hanging="360"/>
      </w:pPr>
      <w:rPr>
        <w:rFonts w:ascii="Courier New" w:hAnsi="Courier New" w:hint="default"/>
      </w:rPr>
    </w:lvl>
    <w:lvl w:ilvl="8" w:tplc="285008EA">
      <w:start w:val="1"/>
      <w:numFmt w:val="bullet"/>
      <w:lvlText w:val=""/>
      <w:lvlJc w:val="left"/>
      <w:pPr>
        <w:ind w:left="6480" w:hanging="360"/>
      </w:pPr>
      <w:rPr>
        <w:rFonts w:ascii="Wingdings" w:hAnsi="Wingdings" w:hint="default"/>
      </w:rPr>
    </w:lvl>
  </w:abstractNum>
  <w:abstractNum w:abstractNumId="22" w15:restartNumberingAfterBreak="0">
    <w:nsid w:val="61231A89"/>
    <w:multiLevelType w:val="hybridMultilevel"/>
    <w:tmpl w:val="D506D8AA"/>
    <w:lvl w:ilvl="0" w:tplc="87D8D80E">
      <w:start w:val="1"/>
      <w:numFmt w:val="bullet"/>
      <w:lvlText w:val=""/>
      <w:lvlJc w:val="left"/>
      <w:pPr>
        <w:ind w:left="720" w:hanging="360"/>
      </w:pPr>
      <w:rPr>
        <w:rFonts w:ascii="Symbol" w:hAnsi="Symbol" w:hint="default"/>
      </w:rPr>
    </w:lvl>
    <w:lvl w:ilvl="1" w:tplc="44E6A200">
      <w:start w:val="1"/>
      <w:numFmt w:val="bullet"/>
      <w:lvlText w:val="o"/>
      <w:lvlJc w:val="left"/>
      <w:pPr>
        <w:ind w:left="1440" w:hanging="360"/>
      </w:pPr>
      <w:rPr>
        <w:rFonts w:ascii="Courier New" w:hAnsi="Courier New" w:cs="Times New Roman" w:hint="default"/>
      </w:rPr>
    </w:lvl>
    <w:lvl w:ilvl="2" w:tplc="4D807EE8">
      <w:start w:val="1"/>
      <w:numFmt w:val="bullet"/>
      <w:lvlText w:val=""/>
      <w:lvlJc w:val="left"/>
      <w:pPr>
        <w:ind w:left="2160" w:hanging="360"/>
      </w:pPr>
      <w:rPr>
        <w:rFonts w:ascii="Wingdings" w:hAnsi="Wingdings" w:hint="default"/>
      </w:rPr>
    </w:lvl>
    <w:lvl w:ilvl="3" w:tplc="2B20CA6C">
      <w:start w:val="1"/>
      <w:numFmt w:val="bullet"/>
      <w:lvlText w:val=""/>
      <w:lvlJc w:val="left"/>
      <w:pPr>
        <w:ind w:left="2880" w:hanging="360"/>
      </w:pPr>
      <w:rPr>
        <w:rFonts w:ascii="Symbol" w:hAnsi="Symbol" w:hint="default"/>
      </w:rPr>
    </w:lvl>
    <w:lvl w:ilvl="4" w:tplc="29366E1A">
      <w:start w:val="1"/>
      <w:numFmt w:val="bullet"/>
      <w:lvlText w:val="o"/>
      <w:lvlJc w:val="left"/>
      <w:pPr>
        <w:ind w:left="3600" w:hanging="360"/>
      </w:pPr>
      <w:rPr>
        <w:rFonts w:ascii="Courier New" w:hAnsi="Courier New" w:cs="Times New Roman" w:hint="default"/>
      </w:rPr>
    </w:lvl>
    <w:lvl w:ilvl="5" w:tplc="42147A98">
      <w:start w:val="1"/>
      <w:numFmt w:val="bullet"/>
      <w:lvlText w:val=""/>
      <w:lvlJc w:val="left"/>
      <w:pPr>
        <w:ind w:left="4320" w:hanging="360"/>
      </w:pPr>
      <w:rPr>
        <w:rFonts w:ascii="Wingdings" w:hAnsi="Wingdings" w:hint="default"/>
      </w:rPr>
    </w:lvl>
    <w:lvl w:ilvl="6" w:tplc="BBB0D6D2">
      <w:start w:val="1"/>
      <w:numFmt w:val="bullet"/>
      <w:lvlText w:val=""/>
      <w:lvlJc w:val="left"/>
      <w:pPr>
        <w:ind w:left="5040" w:hanging="360"/>
      </w:pPr>
      <w:rPr>
        <w:rFonts w:ascii="Symbol" w:hAnsi="Symbol" w:hint="default"/>
      </w:rPr>
    </w:lvl>
    <w:lvl w:ilvl="7" w:tplc="E870AE9C">
      <w:start w:val="1"/>
      <w:numFmt w:val="bullet"/>
      <w:lvlText w:val="o"/>
      <w:lvlJc w:val="left"/>
      <w:pPr>
        <w:ind w:left="5760" w:hanging="360"/>
      </w:pPr>
      <w:rPr>
        <w:rFonts w:ascii="Courier New" w:hAnsi="Courier New" w:cs="Times New Roman" w:hint="default"/>
      </w:rPr>
    </w:lvl>
    <w:lvl w:ilvl="8" w:tplc="0A0CC982">
      <w:start w:val="1"/>
      <w:numFmt w:val="bullet"/>
      <w:lvlText w:val=""/>
      <w:lvlJc w:val="left"/>
      <w:pPr>
        <w:ind w:left="6480" w:hanging="360"/>
      </w:pPr>
      <w:rPr>
        <w:rFonts w:ascii="Wingdings" w:hAnsi="Wingdings" w:hint="default"/>
      </w:rPr>
    </w:lvl>
  </w:abstractNum>
  <w:abstractNum w:abstractNumId="23" w15:restartNumberingAfterBreak="0">
    <w:nsid w:val="65F70245"/>
    <w:multiLevelType w:val="hybridMultilevel"/>
    <w:tmpl w:val="5AEC9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765914"/>
    <w:multiLevelType w:val="multilevel"/>
    <w:tmpl w:val="32CE56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B2F7D"/>
    <w:multiLevelType w:val="hybridMultilevel"/>
    <w:tmpl w:val="CF7C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5E57B8"/>
    <w:multiLevelType w:val="hybridMultilevel"/>
    <w:tmpl w:val="FFFFFFFF"/>
    <w:lvl w:ilvl="0" w:tplc="53A8E422">
      <w:start w:val="1"/>
      <w:numFmt w:val="bullet"/>
      <w:lvlText w:val=""/>
      <w:lvlJc w:val="left"/>
      <w:pPr>
        <w:ind w:left="1080" w:hanging="360"/>
      </w:pPr>
      <w:rPr>
        <w:rFonts w:ascii="Symbol" w:hAnsi="Symbol" w:hint="default"/>
      </w:rPr>
    </w:lvl>
    <w:lvl w:ilvl="1" w:tplc="8B443F18">
      <w:start w:val="1"/>
      <w:numFmt w:val="bullet"/>
      <w:lvlText w:val="o"/>
      <w:lvlJc w:val="left"/>
      <w:pPr>
        <w:ind w:left="1800" w:hanging="360"/>
      </w:pPr>
      <w:rPr>
        <w:rFonts w:ascii="Courier New" w:hAnsi="Courier New" w:hint="default"/>
      </w:rPr>
    </w:lvl>
    <w:lvl w:ilvl="2" w:tplc="0A269B32">
      <w:start w:val="1"/>
      <w:numFmt w:val="bullet"/>
      <w:lvlText w:val=""/>
      <w:lvlJc w:val="left"/>
      <w:pPr>
        <w:ind w:left="2520" w:hanging="360"/>
      </w:pPr>
      <w:rPr>
        <w:rFonts w:ascii="Wingdings" w:hAnsi="Wingdings" w:hint="default"/>
      </w:rPr>
    </w:lvl>
    <w:lvl w:ilvl="3" w:tplc="3C7CB984">
      <w:start w:val="1"/>
      <w:numFmt w:val="bullet"/>
      <w:lvlText w:val=""/>
      <w:lvlJc w:val="left"/>
      <w:pPr>
        <w:ind w:left="3240" w:hanging="360"/>
      </w:pPr>
      <w:rPr>
        <w:rFonts w:ascii="Symbol" w:hAnsi="Symbol" w:hint="default"/>
      </w:rPr>
    </w:lvl>
    <w:lvl w:ilvl="4" w:tplc="81B0A802">
      <w:start w:val="1"/>
      <w:numFmt w:val="bullet"/>
      <w:lvlText w:val="o"/>
      <w:lvlJc w:val="left"/>
      <w:pPr>
        <w:ind w:left="3960" w:hanging="360"/>
      </w:pPr>
      <w:rPr>
        <w:rFonts w:ascii="Courier New" w:hAnsi="Courier New" w:hint="default"/>
      </w:rPr>
    </w:lvl>
    <w:lvl w:ilvl="5" w:tplc="F67C84A6">
      <w:start w:val="1"/>
      <w:numFmt w:val="bullet"/>
      <w:lvlText w:val=""/>
      <w:lvlJc w:val="left"/>
      <w:pPr>
        <w:ind w:left="4680" w:hanging="360"/>
      </w:pPr>
      <w:rPr>
        <w:rFonts w:ascii="Wingdings" w:hAnsi="Wingdings" w:hint="default"/>
      </w:rPr>
    </w:lvl>
    <w:lvl w:ilvl="6" w:tplc="678A81EE">
      <w:start w:val="1"/>
      <w:numFmt w:val="bullet"/>
      <w:lvlText w:val=""/>
      <w:lvlJc w:val="left"/>
      <w:pPr>
        <w:ind w:left="5400" w:hanging="360"/>
      </w:pPr>
      <w:rPr>
        <w:rFonts w:ascii="Symbol" w:hAnsi="Symbol" w:hint="default"/>
      </w:rPr>
    </w:lvl>
    <w:lvl w:ilvl="7" w:tplc="279A9156">
      <w:start w:val="1"/>
      <w:numFmt w:val="bullet"/>
      <w:lvlText w:val="o"/>
      <w:lvlJc w:val="left"/>
      <w:pPr>
        <w:ind w:left="6120" w:hanging="360"/>
      </w:pPr>
      <w:rPr>
        <w:rFonts w:ascii="Courier New" w:hAnsi="Courier New" w:hint="default"/>
      </w:rPr>
    </w:lvl>
    <w:lvl w:ilvl="8" w:tplc="2976EAE2">
      <w:start w:val="1"/>
      <w:numFmt w:val="bullet"/>
      <w:lvlText w:val=""/>
      <w:lvlJc w:val="left"/>
      <w:pPr>
        <w:ind w:left="6840" w:hanging="360"/>
      </w:pPr>
      <w:rPr>
        <w:rFonts w:ascii="Wingdings" w:hAnsi="Wingdings" w:hint="default"/>
      </w:rPr>
    </w:lvl>
  </w:abstractNum>
  <w:abstractNum w:abstractNumId="27" w15:restartNumberingAfterBreak="0">
    <w:nsid w:val="7466513E"/>
    <w:multiLevelType w:val="hybridMultilevel"/>
    <w:tmpl w:val="D94A9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0F081B"/>
    <w:multiLevelType w:val="hybridMultilevel"/>
    <w:tmpl w:val="FFFFFFFF"/>
    <w:lvl w:ilvl="0" w:tplc="591E3354">
      <w:start w:val="1"/>
      <w:numFmt w:val="bullet"/>
      <w:lvlText w:val=""/>
      <w:lvlJc w:val="left"/>
      <w:pPr>
        <w:ind w:left="1080" w:hanging="360"/>
      </w:pPr>
      <w:rPr>
        <w:rFonts w:ascii="Symbol" w:hAnsi="Symbol" w:hint="default"/>
      </w:rPr>
    </w:lvl>
    <w:lvl w:ilvl="1" w:tplc="8D546E16">
      <w:start w:val="1"/>
      <w:numFmt w:val="bullet"/>
      <w:lvlText w:val="o"/>
      <w:lvlJc w:val="left"/>
      <w:pPr>
        <w:ind w:left="1800" w:hanging="360"/>
      </w:pPr>
      <w:rPr>
        <w:rFonts w:ascii="Courier New" w:hAnsi="Courier New" w:hint="default"/>
      </w:rPr>
    </w:lvl>
    <w:lvl w:ilvl="2" w:tplc="D9BC94F6">
      <w:start w:val="1"/>
      <w:numFmt w:val="bullet"/>
      <w:lvlText w:val=""/>
      <w:lvlJc w:val="left"/>
      <w:pPr>
        <w:ind w:left="2520" w:hanging="360"/>
      </w:pPr>
      <w:rPr>
        <w:rFonts w:ascii="Wingdings" w:hAnsi="Wingdings" w:hint="default"/>
      </w:rPr>
    </w:lvl>
    <w:lvl w:ilvl="3" w:tplc="08D8B4C2">
      <w:start w:val="1"/>
      <w:numFmt w:val="bullet"/>
      <w:lvlText w:val=""/>
      <w:lvlJc w:val="left"/>
      <w:pPr>
        <w:ind w:left="3240" w:hanging="360"/>
      </w:pPr>
      <w:rPr>
        <w:rFonts w:ascii="Symbol" w:hAnsi="Symbol" w:hint="default"/>
      </w:rPr>
    </w:lvl>
    <w:lvl w:ilvl="4" w:tplc="10F4D998">
      <w:start w:val="1"/>
      <w:numFmt w:val="bullet"/>
      <w:lvlText w:val="o"/>
      <w:lvlJc w:val="left"/>
      <w:pPr>
        <w:ind w:left="3960" w:hanging="360"/>
      </w:pPr>
      <w:rPr>
        <w:rFonts w:ascii="Courier New" w:hAnsi="Courier New" w:hint="default"/>
      </w:rPr>
    </w:lvl>
    <w:lvl w:ilvl="5" w:tplc="4702AF54">
      <w:start w:val="1"/>
      <w:numFmt w:val="bullet"/>
      <w:lvlText w:val=""/>
      <w:lvlJc w:val="left"/>
      <w:pPr>
        <w:ind w:left="4680" w:hanging="360"/>
      </w:pPr>
      <w:rPr>
        <w:rFonts w:ascii="Wingdings" w:hAnsi="Wingdings" w:hint="default"/>
      </w:rPr>
    </w:lvl>
    <w:lvl w:ilvl="6" w:tplc="959AC928">
      <w:start w:val="1"/>
      <w:numFmt w:val="bullet"/>
      <w:lvlText w:val=""/>
      <w:lvlJc w:val="left"/>
      <w:pPr>
        <w:ind w:left="5400" w:hanging="360"/>
      </w:pPr>
      <w:rPr>
        <w:rFonts w:ascii="Symbol" w:hAnsi="Symbol" w:hint="default"/>
      </w:rPr>
    </w:lvl>
    <w:lvl w:ilvl="7" w:tplc="BF5A76DA">
      <w:start w:val="1"/>
      <w:numFmt w:val="bullet"/>
      <w:lvlText w:val="o"/>
      <w:lvlJc w:val="left"/>
      <w:pPr>
        <w:ind w:left="6120" w:hanging="360"/>
      </w:pPr>
      <w:rPr>
        <w:rFonts w:ascii="Courier New" w:hAnsi="Courier New" w:hint="default"/>
      </w:rPr>
    </w:lvl>
    <w:lvl w:ilvl="8" w:tplc="05C6EB9C">
      <w:start w:val="1"/>
      <w:numFmt w:val="bullet"/>
      <w:lvlText w:val=""/>
      <w:lvlJc w:val="left"/>
      <w:pPr>
        <w:ind w:left="6840" w:hanging="360"/>
      </w:pPr>
      <w:rPr>
        <w:rFonts w:ascii="Wingdings" w:hAnsi="Wingdings" w:hint="default"/>
      </w:rPr>
    </w:lvl>
  </w:abstractNum>
  <w:num w:numId="1" w16cid:durableId="1508785675">
    <w:abstractNumId w:val="26"/>
  </w:num>
  <w:num w:numId="2" w16cid:durableId="1885017376">
    <w:abstractNumId w:val="10"/>
  </w:num>
  <w:num w:numId="3" w16cid:durableId="1943144282">
    <w:abstractNumId w:val="28"/>
  </w:num>
  <w:num w:numId="4" w16cid:durableId="1155688188">
    <w:abstractNumId w:val="4"/>
  </w:num>
  <w:num w:numId="5" w16cid:durableId="1985430923">
    <w:abstractNumId w:val="5"/>
  </w:num>
  <w:num w:numId="6" w16cid:durableId="1333029997">
    <w:abstractNumId w:val="1"/>
  </w:num>
  <w:num w:numId="7" w16cid:durableId="111369103">
    <w:abstractNumId w:val="7"/>
  </w:num>
  <w:num w:numId="8" w16cid:durableId="691346823">
    <w:abstractNumId w:val="20"/>
  </w:num>
  <w:num w:numId="9" w16cid:durableId="844171419">
    <w:abstractNumId w:val="19"/>
  </w:num>
  <w:num w:numId="10" w16cid:durableId="948394264">
    <w:abstractNumId w:val="17"/>
  </w:num>
  <w:num w:numId="11" w16cid:durableId="1319966021">
    <w:abstractNumId w:val="2"/>
  </w:num>
  <w:num w:numId="12" w16cid:durableId="937328156">
    <w:abstractNumId w:val="6"/>
  </w:num>
  <w:num w:numId="13" w16cid:durableId="661851949">
    <w:abstractNumId w:val="12"/>
  </w:num>
  <w:num w:numId="14" w16cid:durableId="1918706111">
    <w:abstractNumId w:val="13"/>
  </w:num>
  <w:num w:numId="15" w16cid:durableId="1587231894">
    <w:abstractNumId w:val="3"/>
  </w:num>
  <w:num w:numId="16" w16cid:durableId="2043936833">
    <w:abstractNumId w:val="21"/>
  </w:num>
  <w:num w:numId="17" w16cid:durableId="1069838995">
    <w:abstractNumId w:val="25"/>
  </w:num>
  <w:num w:numId="18" w16cid:durableId="468978100">
    <w:abstractNumId w:val="9"/>
  </w:num>
  <w:num w:numId="19" w16cid:durableId="1240215003">
    <w:abstractNumId w:val="24"/>
  </w:num>
  <w:num w:numId="20" w16cid:durableId="70005480">
    <w:abstractNumId w:val="8"/>
  </w:num>
  <w:num w:numId="21" w16cid:durableId="140273786">
    <w:abstractNumId w:val="23"/>
  </w:num>
  <w:num w:numId="22" w16cid:durableId="1777821505">
    <w:abstractNumId w:val="27"/>
  </w:num>
  <w:num w:numId="23" w16cid:durableId="1264191150">
    <w:abstractNumId w:val="15"/>
  </w:num>
  <w:num w:numId="24" w16cid:durableId="938219957">
    <w:abstractNumId w:val="22"/>
  </w:num>
  <w:num w:numId="25" w16cid:durableId="1635718326">
    <w:abstractNumId w:val="16"/>
  </w:num>
  <w:num w:numId="26" w16cid:durableId="1961261168">
    <w:abstractNumId w:val="11"/>
  </w:num>
  <w:num w:numId="27" w16cid:durableId="1142307969">
    <w:abstractNumId w:val="14"/>
  </w:num>
  <w:num w:numId="28" w16cid:durableId="1691225133">
    <w:abstractNumId w:val="18"/>
  </w:num>
  <w:num w:numId="29" w16cid:durableId="2146703826">
    <w:abstractNumId w:val="0"/>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uhammedrinief@gmail.com">
    <w15:presenceInfo w15:providerId="Windows Live" w15:userId="35a9040b7b047a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60D49EF"/>
    <w:rsid w:val="000004E2"/>
    <w:rsid w:val="0000060C"/>
    <w:rsid w:val="0000118E"/>
    <w:rsid w:val="000014A1"/>
    <w:rsid w:val="000020C0"/>
    <w:rsid w:val="000034E4"/>
    <w:rsid w:val="000043FD"/>
    <w:rsid w:val="0000504D"/>
    <w:rsid w:val="00005561"/>
    <w:rsid w:val="000055FF"/>
    <w:rsid w:val="00010053"/>
    <w:rsid w:val="00012BE8"/>
    <w:rsid w:val="000131F5"/>
    <w:rsid w:val="000136A6"/>
    <w:rsid w:val="00013793"/>
    <w:rsid w:val="00013B6C"/>
    <w:rsid w:val="00014FEB"/>
    <w:rsid w:val="000150CA"/>
    <w:rsid w:val="00015577"/>
    <w:rsid w:val="000156E7"/>
    <w:rsid w:val="00015E29"/>
    <w:rsid w:val="00017854"/>
    <w:rsid w:val="000200C0"/>
    <w:rsid w:val="000201FF"/>
    <w:rsid w:val="000207E3"/>
    <w:rsid w:val="00022ECD"/>
    <w:rsid w:val="00022EF6"/>
    <w:rsid w:val="00023C73"/>
    <w:rsid w:val="00025810"/>
    <w:rsid w:val="00025E59"/>
    <w:rsid w:val="0002649B"/>
    <w:rsid w:val="0002684D"/>
    <w:rsid w:val="00027758"/>
    <w:rsid w:val="00027828"/>
    <w:rsid w:val="000305C1"/>
    <w:rsid w:val="00030840"/>
    <w:rsid w:val="0003187F"/>
    <w:rsid w:val="0003191F"/>
    <w:rsid w:val="00031B66"/>
    <w:rsid w:val="000321AA"/>
    <w:rsid w:val="000331D8"/>
    <w:rsid w:val="00033391"/>
    <w:rsid w:val="00034984"/>
    <w:rsid w:val="0003520E"/>
    <w:rsid w:val="00035A5A"/>
    <w:rsid w:val="000368DA"/>
    <w:rsid w:val="00036A3E"/>
    <w:rsid w:val="0004066B"/>
    <w:rsid w:val="00040DF8"/>
    <w:rsid w:val="00040FF6"/>
    <w:rsid w:val="00041B50"/>
    <w:rsid w:val="00042441"/>
    <w:rsid w:val="00043B2B"/>
    <w:rsid w:val="00043F60"/>
    <w:rsid w:val="0004461C"/>
    <w:rsid w:val="000457D3"/>
    <w:rsid w:val="00046001"/>
    <w:rsid w:val="0004638B"/>
    <w:rsid w:val="000467E0"/>
    <w:rsid w:val="0004757B"/>
    <w:rsid w:val="00047605"/>
    <w:rsid w:val="00047A18"/>
    <w:rsid w:val="0005003B"/>
    <w:rsid w:val="000503D4"/>
    <w:rsid w:val="000514D2"/>
    <w:rsid w:val="0005207A"/>
    <w:rsid w:val="00052EE8"/>
    <w:rsid w:val="0005390C"/>
    <w:rsid w:val="00054037"/>
    <w:rsid w:val="00054377"/>
    <w:rsid w:val="00055779"/>
    <w:rsid w:val="000557DE"/>
    <w:rsid w:val="00061460"/>
    <w:rsid w:val="000622AA"/>
    <w:rsid w:val="00064312"/>
    <w:rsid w:val="00066233"/>
    <w:rsid w:val="0006680E"/>
    <w:rsid w:val="0006697C"/>
    <w:rsid w:val="00067061"/>
    <w:rsid w:val="0006754D"/>
    <w:rsid w:val="00070BD5"/>
    <w:rsid w:val="00070C74"/>
    <w:rsid w:val="000710FA"/>
    <w:rsid w:val="000719C2"/>
    <w:rsid w:val="00072101"/>
    <w:rsid w:val="0007500A"/>
    <w:rsid w:val="00075912"/>
    <w:rsid w:val="0007647F"/>
    <w:rsid w:val="000778B3"/>
    <w:rsid w:val="00077A57"/>
    <w:rsid w:val="0008023A"/>
    <w:rsid w:val="00080398"/>
    <w:rsid w:val="000808FD"/>
    <w:rsid w:val="00080AB5"/>
    <w:rsid w:val="00080D20"/>
    <w:rsid w:val="00081CDB"/>
    <w:rsid w:val="00081D4B"/>
    <w:rsid w:val="0008299F"/>
    <w:rsid w:val="00083226"/>
    <w:rsid w:val="000837A4"/>
    <w:rsid w:val="00083903"/>
    <w:rsid w:val="000849DE"/>
    <w:rsid w:val="00084CC0"/>
    <w:rsid w:val="00085125"/>
    <w:rsid w:val="00085B88"/>
    <w:rsid w:val="00086027"/>
    <w:rsid w:val="00090EA9"/>
    <w:rsid w:val="0009236F"/>
    <w:rsid w:val="00092C08"/>
    <w:rsid w:val="000938F9"/>
    <w:rsid w:val="00093C4A"/>
    <w:rsid w:val="00094F4A"/>
    <w:rsid w:val="00096232"/>
    <w:rsid w:val="00096EBB"/>
    <w:rsid w:val="00096EC0"/>
    <w:rsid w:val="00097359"/>
    <w:rsid w:val="000974B0"/>
    <w:rsid w:val="000A0CD6"/>
    <w:rsid w:val="000A159E"/>
    <w:rsid w:val="000A2033"/>
    <w:rsid w:val="000A26B5"/>
    <w:rsid w:val="000A2737"/>
    <w:rsid w:val="000A406F"/>
    <w:rsid w:val="000A48BB"/>
    <w:rsid w:val="000A4985"/>
    <w:rsid w:val="000A5A81"/>
    <w:rsid w:val="000A6B63"/>
    <w:rsid w:val="000A6C34"/>
    <w:rsid w:val="000A77A1"/>
    <w:rsid w:val="000B0314"/>
    <w:rsid w:val="000B0BA2"/>
    <w:rsid w:val="000B132B"/>
    <w:rsid w:val="000B29AD"/>
    <w:rsid w:val="000B3B5D"/>
    <w:rsid w:val="000B3DA6"/>
    <w:rsid w:val="000B3F43"/>
    <w:rsid w:val="000B3FC4"/>
    <w:rsid w:val="000B495E"/>
    <w:rsid w:val="000B5E6B"/>
    <w:rsid w:val="000C04D1"/>
    <w:rsid w:val="000C06E5"/>
    <w:rsid w:val="000C26EA"/>
    <w:rsid w:val="000C2D36"/>
    <w:rsid w:val="000C2F97"/>
    <w:rsid w:val="000C3001"/>
    <w:rsid w:val="000C325F"/>
    <w:rsid w:val="000C3294"/>
    <w:rsid w:val="000C3B23"/>
    <w:rsid w:val="000C3CBC"/>
    <w:rsid w:val="000C3D1B"/>
    <w:rsid w:val="000C4F29"/>
    <w:rsid w:val="000C5384"/>
    <w:rsid w:val="000C5B38"/>
    <w:rsid w:val="000C64C0"/>
    <w:rsid w:val="000C6A9C"/>
    <w:rsid w:val="000C745E"/>
    <w:rsid w:val="000D15BD"/>
    <w:rsid w:val="000D1B37"/>
    <w:rsid w:val="000D27B7"/>
    <w:rsid w:val="000D4303"/>
    <w:rsid w:val="000D4428"/>
    <w:rsid w:val="000D4F2E"/>
    <w:rsid w:val="000D4F7F"/>
    <w:rsid w:val="000D5DBB"/>
    <w:rsid w:val="000D6A43"/>
    <w:rsid w:val="000D6E43"/>
    <w:rsid w:val="000D77FA"/>
    <w:rsid w:val="000D7984"/>
    <w:rsid w:val="000E1C6E"/>
    <w:rsid w:val="000E2326"/>
    <w:rsid w:val="000E2C00"/>
    <w:rsid w:val="000E2D7F"/>
    <w:rsid w:val="000E3C6D"/>
    <w:rsid w:val="000E503D"/>
    <w:rsid w:val="000E5BB1"/>
    <w:rsid w:val="000E6544"/>
    <w:rsid w:val="000E71AA"/>
    <w:rsid w:val="000E7794"/>
    <w:rsid w:val="000E7EA7"/>
    <w:rsid w:val="000F014C"/>
    <w:rsid w:val="000F0A2F"/>
    <w:rsid w:val="000F14CE"/>
    <w:rsid w:val="000F27E7"/>
    <w:rsid w:val="000F2E50"/>
    <w:rsid w:val="000F7A22"/>
    <w:rsid w:val="000F7BC4"/>
    <w:rsid w:val="000F7C31"/>
    <w:rsid w:val="001001CA"/>
    <w:rsid w:val="00102D32"/>
    <w:rsid w:val="00103696"/>
    <w:rsid w:val="00104B18"/>
    <w:rsid w:val="00104FEA"/>
    <w:rsid w:val="00105005"/>
    <w:rsid w:val="001052AA"/>
    <w:rsid w:val="00105350"/>
    <w:rsid w:val="00105AC0"/>
    <w:rsid w:val="00106157"/>
    <w:rsid w:val="00106A4B"/>
    <w:rsid w:val="001074D8"/>
    <w:rsid w:val="001078E6"/>
    <w:rsid w:val="00107F35"/>
    <w:rsid w:val="00110279"/>
    <w:rsid w:val="001104BE"/>
    <w:rsid w:val="00110ED2"/>
    <w:rsid w:val="00111C16"/>
    <w:rsid w:val="00112033"/>
    <w:rsid w:val="0011328D"/>
    <w:rsid w:val="00113816"/>
    <w:rsid w:val="0011389A"/>
    <w:rsid w:val="00113B49"/>
    <w:rsid w:val="00114F9A"/>
    <w:rsid w:val="0011621B"/>
    <w:rsid w:val="00116265"/>
    <w:rsid w:val="0011643F"/>
    <w:rsid w:val="00116483"/>
    <w:rsid w:val="0011683D"/>
    <w:rsid w:val="001176B5"/>
    <w:rsid w:val="00117B14"/>
    <w:rsid w:val="001204BF"/>
    <w:rsid w:val="00120A28"/>
    <w:rsid w:val="00120CE9"/>
    <w:rsid w:val="00122220"/>
    <w:rsid w:val="00122F17"/>
    <w:rsid w:val="00122FCD"/>
    <w:rsid w:val="00123248"/>
    <w:rsid w:val="00123A0A"/>
    <w:rsid w:val="00124661"/>
    <w:rsid w:val="0012548D"/>
    <w:rsid w:val="00125905"/>
    <w:rsid w:val="00126977"/>
    <w:rsid w:val="00126D19"/>
    <w:rsid w:val="001278C3"/>
    <w:rsid w:val="00127CAB"/>
    <w:rsid w:val="00127E43"/>
    <w:rsid w:val="001303E1"/>
    <w:rsid w:val="001333C8"/>
    <w:rsid w:val="00133771"/>
    <w:rsid w:val="00134FB5"/>
    <w:rsid w:val="00135848"/>
    <w:rsid w:val="00135872"/>
    <w:rsid w:val="001365FE"/>
    <w:rsid w:val="00136F6E"/>
    <w:rsid w:val="00140A64"/>
    <w:rsid w:val="001414CB"/>
    <w:rsid w:val="00141F51"/>
    <w:rsid w:val="00142FFC"/>
    <w:rsid w:val="00144B58"/>
    <w:rsid w:val="00144DC0"/>
    <w:rsid w:val="00145697"/>
    <w:rsid w:val="00145B6C"/>
    <w:rsid w:val="00146471"/>
    <w:rsid w:val="00146F00"/>
    <w:rsid w:val="00147BEE"/>
    <w:rsid w:val="001505DC"/>
    <w:rsid w:val="00150EB8"/>
    <w:rsid w:val="00153147"/>
    <w:rsid w:val="00153331"/>
    <w:rsid w:val="00153BE4"/>
    <w:rsid w:val="00153C23"/>
    <w:rsid w:val="00155022"/>
    <w:rsid w:val="001551F9"/>
    <w:rsid w:val="0015747B"/>
    <w:rsid w:val="00157A6B"/>
    <w:rsid w:val="00157B8D"/>
    <w:rsid w:val="00161E0A"/>
    <w:rsid w:val="00162860"/>
    <w:rsid w:val="00162BCE"/>
    <w:rsid w:val="00163280"/>
    <w:rsid w:val="0016373A"/>
    <w:rsid w:val="00163A6D"/>
    <w:rsid w:val="00163BD2"/>
    <w:rsid w:val="001643E2"/>
    <w:rsid w:val="0016585B"/>
    <w:rsid w:val="00167B6E"/>
    <w:rsid w:val="00167BE4"/>
    <w:rsid w:val="00170699"/>
    <w:rsid w:val="00172BD6"/>
    <w:rsid w:val="00173B41"/>
    <w:rsid w:val="00174D9A"/>
    <w:rsid w:val="0017538C"/>
    <w:rsid w:val="0017543B"/>
    <w:rsid w:val="00175C27"/>
    <w:rsid w:val="00175C80"/>
    <w:rsid w:val="00176C7E"/>
    <w:rsid w:val="00180E11"/>
    <w:rsid w:val="001816BD"/>
    <w:rsid w:val="0018189D"/>
    <w:rsid w:val="00181CA7"/>
    <w:rsid w:val="00183D3F"/>
    <w:rsid w:val="00184598"/>
    <w:rsid w:val="00186A3A"/>
    <w:rsid w:val="00186C21"/>
    <w:rsid w:val="00187CE5"/>
    <w:rsid w:val="00187F27"/>
    <w:rsid w:val="0019091F"/>
    <w:rsid w:val="0019162C"/>
    <w:rsid w:val="00191F49"/>
    <w:rsid w:val="001925D7"/>
    <w:rsid w:val="0019268C"/>
    <w:rsid w:val="001929BD"/>
    <w:rsid w:val="00192D4F"/>
    <w:rsid w:val="001932AD"/>
    <w:rsid w:val="001934A0"/>
    <w:rsid w:val="00193CC2"/>
    <w:rsid w:val="001946EC"/>
    <w:rsid w:val="001947DD"/>
    <w:rsid w:val="00194AA6"/>
    <w:rsid w:val="0019508A"/>
    <w:rsid w:val="001955C1"/>
    <w:rsid w:val="00195995"/>
    <w:rsid w:val="00195BF7"/>
    <w:rsid w:val="00195EEB"/>
    <w:rsid w:val="00196D26"/>
    <w:rsid w:val="001975E1"/>
    <w:rsid w:val="001A07C0"/>
    <w:rsid w:val="001A0A2C"/>
    <w:rsid w:val="001A135F"/>
    <w:rsid w:val="001A1F74"/>
    <w:rsid w:val="001A2D65"/>
    <w:rsid w:val="001A3857"/>
    <w:rsid w:val="001A77F3"/>
    <w:rsid w:val="001B17A4"/>
    <w:rsid w:val="001B1B21"/>
    <w:rsid w:val="001B212E"/>
    <w:rsid w:val="001B23D7"/>
    <w:rsid w:val="001B258F"/>
    <w:rsid w:val="001B2AEA"/>
    <w:rsid w:val="001B3000"/>
    <w:rsid w:val="001B32E1"/>
    <w:rsid w:val="001B3557"/>
    <w:rsid w:val="001B3CDA"/>
    <w:rsid w:val="001B5262"/>
    <w:rsid w:val="001B531F"/>
    <w:rsid w:val="001B54C4"/>
    <w:rsid w:val="001B5999"/>
    <w:rsid w:val="001B5C74"/>
    <w:rsid w:val="001B5DD9"/>
    <w:rsid w:val="001B5FCB"/>
    <w:rsid w:val="001B76A1"/>
    <w:rsid w:val="001B772D"/>
    <w:rsid w:val="001C0635"/>
    <w:rsid w:val="001C0BFE"/>
    <w:rsid w:val="001C0D6C"/>
    <w:rsid w:val="001C1604"/>
    <w:rsid w:val="001C1B18"/>
    <w:rsid w:val="001C2775"/>
    <w:rsid w:val="001C2869"/>
    <w:rsid w:val="001C2C71"/>
    <w:rsid w:val="001C2F4B"/>
    <w:rsid w:val="001C3319"/>
    <w:rsid w:val="001C3BD5"/>
    <w:rsid w:val="001C3ED5"/>
    <w:rsid w:val="001C4C1E"/>
    <w:rsid w:val="001C594E"/>
    <w:rsid w:val="001C5AE3"/>
    <w:rsid w:val="001C5EEF"/>
    <w:rsid w:val="001C6B50"/>
    <w:rsid w:val="001C6D10"/>
    <w:rsid w:val="001C79D2"/>
    <w:rsid w:val="001C7BE4"/>
    <w:rsid w:val="001D066B"/>
    <w:rsid w:val="001D0CDE"/>
    <w:rsid w:val="001D2DA9"/>
    <w:rsid w:val="001D321B"/>
    <w:rsid w:val="001D3BAB"/>
    <w:rsid w:val="001D3DBD"/>
    <w:rsid w:val="001D3E23"/>
    <w:rsid w:val="001D43BC"/>
    <w:rsid w:val="001E0A69"/>
    <w:rsid w:val="001E0F5D"/>
    <w:rsid w:val="001E160A"/>
    <w:rsid w:val="001E360F"/>
    <w:rsid w:val="001E5F94"/>
    <w:rsid w:val="001E6B67"/>
    <w:rsid w:val="001E7816"/>
    <w:rsid w:val="001E7BB1"/>
    <w:rsid w:val="001F09B1"/>
    <w:rsid w:val="001F264B"/>
    <w:rsid w:val="001F47F1"/>
    <w:rsid w:val="001F4B22"/>
    <w:rsid w:val="001F4BFF"/>
    <w:rsid w:val="001F4F47"/>
    <w:rsid w:val="001F50EC"/>
    <w:rsid w:val="001F5A06"/>
    <w:rsid w:val="001F6199"/>
    <w:rsid w:val="001F63E2"/>
    <w:rsid w:val="001F7202"/>
    <w:rsid w:val="001F7670"/>
    <w:rsid w:val="001F79B3"/>
    <w:rsid w:val="00200A8A"/>
    <w:rsid w:val="00201415"/>
    <w:rsid w:val="00201785"/>
    <w:rsid w:val="00202DB1"/>
    <w:rsid w:val="002032C5"/>
    <w:rsid w:val="002034F7"/>
    <w:rsid w:val="00204ABC"/>
    <w:rsid w:val="00204EB1"/>
    <w:rsid w:val="00205073"/>
    <w:rsid w:val="0020519B"/>
    <w:rsid w:val="00205BC1"/>
    <w:rsid w:val="00205E5A"/>
    <w:rsid w:val="00206AC4"/>
    <w:rsid w:val="00207345"/>
    <w:rsid w:val="002078B4"/>
    <w:rsid w:val="0021087D"/>
    <w:rsid w:val="00210971"/>
    <w:rsid w:val="00210A42"/>
    <w:rsid w:val="00210E3C"/>
    <w:rsid w:val="00211A19"/>
    <w:rsid w:val="00212A8D"/>
    <w:rsid w:val="00212D50"/>
    <w:rsid w:val="00213026"/>
    <w:rsid w:val="00213929"/>
    <w:rsid w:val="00213D36"/>
    <w:rsid w:val="00213FB6"/>
    <w:rsid w:val="00214205"/>
    <w:rsid w:val="002154B6"/>
    <w:rsid w:val="00217FEA"/>
    <w:rsid w:val="002203E0"/>
    <w:rsid w:val="00220B11"/>
    <w:rsid w:val="00220D7D"/>
    <w:rsid w:val="00223959"/>
    <w:rsid w:val="00224ADD"/>
    <w:rsid w:val="00224DD9"/>
    <w:rsid w:val="00224EC9"/>
    <w:rsid w:val="00225A6F"/>
    <w:rsid w:val="00225E6D"/>
    <w:rsid w:val="00226066"/>
    <w:rsid w:val="0022641B"/>
    <w:rsid w:val="00226E6E"/>
    <w:rsid w:val="00227177"/>
    <w:rsid w:val="0022789D"/>
    <w:rsid w:val="00230AB2"/>
    <w:rsid w:val="0023147F"/>
    <w:rsid w:val="00232228"/>
    <w:rsid w:val="00232C16"/>
    <w:rsid w:val="00232CA2"/>
    <w:rsid w:val="002336EB"/>
    <w:rsid w:val="002345AE"/>
    <w:rsid w:val="00234F7B"/>
    <w:rsid w:val="002363AB"/>
    <w:rsid w:val="00236BCB"/>
    <w:rsid w:val="00236CAE"/>
    <w:rsid w:val="00237FC3"/>
    <w:rsid w:val="00240418"/>
    <w:rsid w:val="002406AF"/>
    <w:rsid w:val="00240F39"/>
    <w:rsid w:val="00241378"/>
    <w:rsid w:val="00241B79"/>
    <w:rsid w:val="002433D8"/>
    <w:rsid w:val="00243412"/>
    <w:rsid w:val="002445E6"/>
    <w:rsid w:val="00244A27"/>
    <w:rsid w:val="00245593"/>
    <w:rsid w:val="00245651"/>
    <w:rsid w:val="0024653F"/>
    <w:rsid w:val="00246A6E"/>
    <w:rsid w:val="00246FD3"/>
    <w:rsid w:val="002470E2"/>
    <w:rsid w:val="00250535"/>
    <w:rsid w:val="0025120F"/>
    <w:rsid w:val="00251B5F"/>
    <w:rsid w:val="00251C12"/>
    <w:rsid w:val="00252243"/>
    <w:rsid w:val="00252508"/>
    <w:rsid w:val="00252CB7"/>
    <w:rsid w:val="00253A3B"/>
    <w:rsid w:val="002541DA"/>
    <w:rsid w:val="00254F14"/>
    <w:rsid w:val="00255896"/>
    <w:rsid w:val="00255A03"/>
    <w:rsid w:val="00257643"/>
    <w:rsid w:val="00257F15"/>
    <w:rsid w:val="00257FD8"/>
    <w:rsid w:val="0026026F"/>
    <w:rsid w:val="00261287"/>
    <w:rsid w:val="0026176F"/>
    <w:rsid w:val="00261E0D"/>
    <w:rsid w:val="0026298A"/>
    <w:rsid w:val="0026299A"/>
    <w:rsid w:val="00263C4D"/>
    <w:rsid w:val="00265168"/>
    <w:rsid w:val="00266A62"/>
    <w:rsid w:val="0026768F"/>
    <w:rsid w:val="00267D6D"/>
    <w:rsid w:val="002704D0"/>
    <w:rsid w:val="00270F63"/>
    <w:rsid w:val="002710F0"/>
    <w:rsid w:val="0027117E"/>
    <w:rsid w:val="00271B13"/>
    <w:rsid w:val="00272407"/>
    <w:rsid w:val="0027368D"/>
    <w:rsid w:val="002741C8"/>
    <w:rsid w:val="00274FFC"/>
    <w:rsid w:val="00275562"/>
    <w:rsid w:val="002756F6"/>
    <w:rsid w:val="00276AE1"/>
    <w:rsid w:val="00276B74"/>
    <w:rsid w:val="00280628"/>
    <w:rsid w:val="0028086B"/>
    <w:rsid w:val="00280CAA"/>
    <w:rsid w:val="00281016"/>
    <w:rsid w:val="00281551"/>
    <w:rsid w:val="00281CE1"/>
    <w:rsid w:val="00282295"/>
    <w:rsid w:val="002828AB"/>
    <w:rsid w:val="002845FE"/>
    <w:rsid w:val="002853A8"/>
    <w:rsid w:val="00285745"/>
    <w:rsid w:val="002864AA"/>
    <w:rsid w:val="00287527"/>
    <w:rsid w:val="00287824"/>
    <w:rsid w:val="00290450"/>
    <w:rsid w:val="00291382"/>
    <w:rsid w:val="00291465"/>
    <w:rsid w:val="002921E4"/>
    <w:rsid w:val="002954CF"/>
    <w:rsid w:val="00295FA2"/>
    <w:rsid w:val="00296B92"/>
    <w:rsid w:val="00296D88"/>
    <w:rsid w:val="00296F71"/>
    <w:rsid w:val="00297B24"/>
    <w:rsid w:val="002A04E4"/>
    <w:rsid w:val="002A1CE1"/>
    <w:rsid w:val="002A5655"/>
    <w:rsid w:val="002A6161"/>
    <w:rsid w:val="002A6646"/>
    <w:rsid w:val="002B0DDB"/>
    <w:rsid w:val="002B1900"/>
    <w:rsid w:val="002B1D42"/>
    <w:rsid w:val="002B44A7"/>
    <w:rsid w:val="002B49A3"/>
    <w:rsid w:val="002B56F6"/>
    <w:rsid w:val="002B584F"/>
    <w:rsid w:val="002B6282"/>
    <w:rsid w:val="002B70DF"/>
    <w:rsid w:val="002B7A37"/>
    <w:rsid w:val="002B7AE1"/>
    <w:rsid w:val="002C0374"/>
    <w:rsid w:val="002C0E15"/>
    <w:rsid w:val="002C1004"/>
    <w:rsid w:val="002C284D"/>
    <w:rsid w:val="002C28DF"/>
    <w:rsid w:val="002C5C15"/>
    <w:rsid w:val="002C6600"/>
    <w:rsid w:val="002C79DD"/>
    <w:rsid w:val="002C7B9F"/>
    <w:rsid w:val="002C7C2F"/>
    <w:rsid w:val="002C7CDD"/>
    <w:rsid w:val="002D0612"/>
    <w:rsid w:val="002D2117"/>
    <w:rsid w:val="002D2AB0"/>
    <w:rsid w:val="002D2B40"/>
    <w:rsid w:val="002D327B"/>
    <w:rsid w:val="002D5651"/>
    <w:rsid w:val="002D5C82"/>
    <w:rsid w:val="002D5F57"/>
    <w:rsid w:val="002D7957"/>
    <w:rsid w:val="002E15BB"/>
    <w:rsid w:val="002E281A"/>
    <w:rsid w:val="002E2D08"/>
    <w:rsid w:val="002E42BB"/>
    <w:rsid w:val="002E49E8"/>
    <w:rsid w:val="002E4E52"/>
    <w:rsid w:val="002E56E8"/>
    <w:rsid w:val="002E5AB1"/>
    <w:rsid w:val="002E5CCB"/>
    <w:rsid w:val="002E5EB2"/>
    <w:rsid w:val="002E72CE"/>
    <w:rsid w:val="002E7680"/>
    <w:rsid w:val="002E7890"/>
    <w:rsid w:val="002E7CB5"/>
    <w:rsid w:val="002E7D47"/>
    <w:rsid w:val="002F1A22"/>
    <w:rsid w:val="002F2094"/>
    <w:rsid w:val="002F2268"/>
    <w:rsid w:val="002F267A"/>
    <w:rsid w:val="002F29B9"/>
    <w:rsid w:val="002F4768"/>
    <w:rsid w:val="002F589B"/>
    <w:rsid w:val="002F7D36"/>
    <w:rsid w:val="003000F2"/>
    <w:rsid w:val="0030131B"/>
    <w:rsid w:val="00301696"/>
    <w:rsid w:val="00301902"/>
    <w:rsid w:val="00302CC4"/>
    <w:rsid w:val="0030600B"/>
    <w:rsid w:val="0030661F"/>
    <w:rsid w:val="00306C22"/>
    <w:rsid w:val="00307247"/>
    <w:rsid w:val="0031094D"/>
    <w:rsid w:val="00310E95"/>
    <w:rsid w:val="00311227"/>
    <w:rsid w:val="00311B3F"/>
    <w:rsid w:val="00312987"/>
    <w:rsid w:val="00313909"/>
    <w:rsid w:val="00316BCB"/>
    <w:rsid w:val="00316F0F"/>
    <w:rsid w:val="003171CB"/>
    <w:rsid w:val="003203B3"/>
    <w:rsid w:val="00321037"/>
    <w:rsid w:val="003229FD"/>
    <w:rsid w:val="003232AB"/>
    <w:rsid w:val="00323B2E"/>
    <w:rsid w:val="00324E39"/>
    <w:rsid w:val="00325641"/>
    <w:rsid w:val="00325755"/>
    <w:rsid w:val="00325B72"/>
    <w:rsid w:val="00326B70"/>
    <w:rsid w:val="00326CEC"/>
    <w:rsid w:val="00327CAF"/>
    <w:rsid w:val="00330535"/>
    <w:rsid w:val="00330E2A"/>
    <w:rsid w:val="00330FB2"/>
    <w:rsid w:val="00331405"/>
    <w:rsid w:val="003314E5"/>
    <w:rsid w:val="0033203E"/>
    <w:rsid w:val="00332737"/>
    <w:rsid w:val="003327F4"/>
    <w:rsid w:val="00332938"/>
    <w:rsid w:val="00333A0C"/>
    <w:rsid w:val="003340F8"/>
    <w:rsid w:val="003345E4"/>
    <w:rsid w:val="00334FF1"/>
    <w:rsid w:val="003350B2"/>
    <w:rsid w:val="003351FE"/>
    <w:rsid w:val="00335262"/>
    <w:rsid w:val="00335631"/>
    <w:rsid w:val="00335A8B"/>
    <w:rsid w:val="0033711A"/>
    <w:rsid w:val="00341E20"/>
    <w:rsid w:val="00343026"/>
    <w:rsid w:val="00344A86"/>
    <w:rsid w:val="00344CC5"/>
    <w:rsid w:val="003452D7"/>
    <w:rsid w:val="00345B38"/>
    <w:rsid w:val="00346A67"/>
    <w:rsid w:val="00346E7A"/>
    <w:rsid w:val="003501F2"/>
    <w:rsid w:val="00350AB6"/>
    <w:rsid w:val="00350B3D"/>
    <w:rsid w:val="00351A8B"/>
    <w:rsid w:val="00352AD5"/>
    <w:rsid w:val="00354ED2"/>
    <w:rsid w:val="00354F00"/>
    <w:rsid w:val="00354FD6"/>
    <w:rsid w:val="00355190"/>
    <w:rsid w:val="003556B2"/>
    <w:rsid w:val="00356872"/>
    <w:rsid w:val="00357137"/>
    <w:rsid w:val="0035795C"/>
    <w:rsid w:val="0036035E"/>
    <w:rsid w:val="00360453"/>
    <w:rsid w:val="0036077A"/>
    <w:rsid w:val="003612F7"/>
    <w:rsid w:val="00362C73"/>
    <w:rsid w:val="003630DE"/>
    <w:rsid w:val="003630E5"/>
    <w:rsid w:val="003634C4"/>
    <w:rsid w:val="003636EC"/>
    <w:rsid w:val="00363DCF"/>
    <w:rsid w:val="00364217"/>
    <w:rsid w:val="0036440C"/>
    <w:rsid w:val="00364B75"/>
    <w:rsid w:val="00364BB2"/>
    <w:rsid w:val="00364C22"/>
    <w:rsid w:val="00364F59"/>
    <w:rsid w:val="00365C0E"/>
    <w:rsid w:val="003660C5"/>
    <w:rsid w:val="00366414"/>
    <w:rsid w:val="00366C23"/>
    <w:rsid w:val="00366E9B"/>
    <w:rsid w:val="0036706E"/>
    <w:rsid w:val="0036735B"/>
    <w:rsid w:val="00367D72"/>
    <w:rsid w:val="00367E14"/>
    <w:rsid w:val="003706B3"/>
    <w:rsid w:val="003712B0"/>
    <w:rsid w:val="003721CA"/>
    <w:rsid w:val="003729A1"/>
    <w:rsid w:val="00372E3E"/>
    <w:rsid w:val="00373509"/>
    <w:rsid w:val="00373819"/>
    <w:rsid w:val="00373D7E"/>
    <w:rsid w:val="00373F11"/>
    <w:rsid w:val="00375D01"/>
    <w:rsid w:val="00376A26"/>
    <w:rsid w:val="003771FF"/>
    <w:rsid w:val="00377783"/>
    <w:rsid w:val="00377E96"/>
    <w:rsid w:val="00380A55"/>
    <w:rsid w:val="003812DE"/>
    <w:rsid w:val="0038135F"/>
    <w:rsid w:val="003813B2"/>
    <w:rsid w:val="00381664"/>
    <w:rsid w:val="00382607"/>
    <w:rsid w:val="00383A7E"/>
    <w:rsid w:val="00383D86"/>
    <w:rsid w:val="00383E12"/>
    <w:rsid w:val="00384F2B"/>
    <w:rsid w:val="00384F30"/>
    <w:rsid w:val="0038559A"/>
    <w:rsid w:val="00385C8C"/>
    <w:rsid w:val="003860AB"/>
    <w:rsid w:val="00386703"/>
    <w:rsid w:val="0038673C"/>
    <w:rsid w:val="003907E0"/>
    <w:rsid w:val="00391332"/>
    <w:rsid w:val="00393145"/>
    <w:rsid w:val="00395B9A"/>
    <w:rsid w:val="003960DC"/>
    <w:rsid w:val="003964AC"/>
    <w:rsid w:val="003A00D8"/>
    <w:rsid w:val="003A0BC7"/>
    <w:rsid w:val="003A0D75"/>
    <w:rsid w:val="003A171B"/>
    <w:rsid w:val="003A1BE4"/>
    <w:rsid w:val="003A210D"/>
    <w:rsid w:val="003A5765"/>
    <w:rsid w:val="003A6434"/>
    <w:rsid w:val="003A664A"/>
    <w:rsid w:val="003A6BCC"/>
    <w:rsid w:val="003A78B1"/>
    <w:rsid w:val="003A7AD8"/>
    <w:rsid w:val="003B003A"/>
    <w:rsid w:val="003B07A6"/>
    <w:rsid w:val="003B0A6A"/>
    <w:rsid w:val="003B1B81"/>
    <w:rsid w:val="003B1F41"/>
    <w:rsid w:val="003B219A"/>
    <w:rsid w:val="003B2F57"/>
    <w:rsid w:val="003B3B50"/>
    <w:rsid w:val="003B3D84"/>
    <w:rsid w:val="003B4548"/>
    <w:rsid w:val="003B618A"/>
    <w:rsid w:val="003B71F3"/>
    <w:rsid w:val="003B7CED"/>
    <w:rsid w:val="003C22B2"/>
    <w:rsid w:val="003C2BFC"/>
    <w:rsid w:val="003C314F"/>
    <w:rsid w:val="003C4BFA"/>
    <w:rsid w:val="003C5087"/>
    <w:rsid w:val="003C569F"/>
    <w:rsid w:val="003C6B0B"/>
    <w:rsid w:val="003C75E9"/>
    <w:rsid w:val="003C781F"/>
    <w:rsid w:val="003C7D9A"/>
    <w:rsid w:val="003D0391"/>
    <w:rsid w:val="003D085D"/>
    <w:rsid w:val="003D107B"/>
    <w:rsid w:val="003D1239"/>
    <w:rsid w:val="003D1996"/>
    <w:rsid w:val="003D1A1E"/>
    <w:rsid w:val="003D1BB6"/>
    <w:rsid w:val="003D1D19"/>
    <w:rsid w:val="003D2053"/>
    <w:rsid w:val="003D257E"/>
    <w:rsid w:val="003D2DBA"/>
    <w:rsid w:val="003D333A"/>
    <w:rsid w:val="003D3555"/>
    <w:rsid w:val="003D3DFE"/>
    <w:rsid w:val="003D4E3C"/>
    <w:rsid w:val="003D522A"/>
    <w:rsid w:val="003D52CC"/>
    <w:rsid w:val="003D52D9"/>
    <w:rsid w:val="003D664A"/>
    <w:rsid w:val="003D6BDA"/>
    <w:rsid w:val="003D758E"/>
    <w:rsid w:val="003D777C"/>
    <w:rsid w:val="003D7D94"/>
    <w:rsid w:val="003E0907"/>
    <w:rsid w:val="003E0A5B"/>
    <w:rsid w:val="003E1F5A"/>
    <w:rsid w:val="003E24F0"/>
    <w:rsid w:val="003E25DB"/>
    <w:rsid w:val="003E2BB6"/>
    <w:rsid w:val="003E3C28"/>
    <w:rsid w:val="003E43CD"/>
    <w:rsid w:val="003E43D3"/>
    <w:rsid w:val="003E45DC"/>
    <w:rsid w:val="003E4796"/>
    <w:rsid w:val="003E52E2"/>
    <w:rsid w:val="003E5A71"/>
    <w:rsid w:val="003E64CA"/>
    <w:rsid w:val="003E688F"/>
    <w:rsid w:val="003E6B33"/>
    <w:rsid w:val="003E705F"/>
    <w:rsid w:val="003E707E"/>
    <w:rsid w:val="003E72E3"/>
    <w:rsid w:val="003E7660"/>
    <w:rsid w:val="003E7853"/>
    <w:rsid w:val="003E7910"/>
    <w:rsid w:val="003E7DB4"/>
    <w:rsid w:val="003F0105"/>
    <w:rsid w:val="003F0281"/>
    <w:rsid w:val="003F04F7"/>
    <w:rsid w:val="003F074D"/>
    <w:rsid w:val="003F0E1F"/>
    <w:rsid w:val="003F11B6"/>
    <w:rsid w:val="003F2057"/>
    <w:rsid w:val="003F2E0D"/>
    <w:rsid w:val="003F310F"/>
    <w:rsid w:val="003F40CF"/>
    <w:rsid w:val="003F58E4"/>
    <w:rsid w:val="003F62CF"/>
    <w:rsid w:val="004005DF"/>
    <w:rsid w:val="004010C8"/>
    <w:rsid w:val="004016AB"/>
    <w:rsid w:val="00401978"/>
    <w:rsid w:val="00401A69"/>
    <w:rsid w:val="00402407"/>
    <w:rsid w:val="00402585"/>
    <w:rsid w:val="004027E5"/>
    <w:rsid w:val="004069F3"/>
    <w:rsid w:val="0040724D"/>
    <w:rsid w:val="00410B6A"/>
    <w:rsid w:val="00411E96"/>
    <w:rsid w:val="004137FC"/>
    <w:rsid w:val="00414742"/>
    <w:rsid w:val="004158B1"/>
    <w:rsid w:val="00416E7A"/>
    <w:rsid w:val="00416FC1"/>
    <w:rsid w:val="0041704E"/>
    <w:rsid w:val="004170B4"/>
    <w:rsid w:val="00417AC4"/>
    <w:rsid w:val="00420187"/>
    <w:rsid w:val="00420C12"/>
    <w:rsid w:val="00420F3A"/>
    <w:rsid w:val="004217B0"/>
    <w:rsid w:val="00422144"/>
    <w:rsid w:val="004237AD"/>
    <w:rsid w:val="00423EC6"/>
    <w:rsid w:val="00423EE8"/>
    <w:rsid w:val="00424130"/>
    <w:rsid w:val="00424C7C"/>
    <w:rsid w:val="004253E0"/>
    <w:rsid w:val="0042703A"/>
    <w:rsid w:val="0042742B"/>
    <w:rsid w:val="00427966"/>
    <w:rsid w:val="00431BA2"/>
    <w:rsid w:val="00431DBB"/>
    <w:rsid w:val="00432793"/>
    <w:rsid w:val="00432D13"/>
    <w:rsid w:val="00432EDA"/>
    <w:rsid w:val="00435129"/>
    <w:rsid w:val="004351EE"/>
    <w:rsid w:val="00436045"/>
    <w:rsid w:val="00436D70"/>
    <w:rsid w:val="004378C7"/>
    <w:rsid w:val="00440E22"/>
    <w:rsid w:val="00441BA6"/>
    <w:rsid w:val="004425D1"/>
    <w:rsid w:val="004434B0"/>
    <w:rsid w:val="00443773"/>
    <w:rsid w:val="00444131"/>
    <w:rsid w:val="00445400"/>
    <w:rsid w:val="00445AA4"/>
    <w:rsid w:val="00445DF2"/>
    <w:rsid w:val="004461E0"/>
    <w:rsid w:val="004466D6"/>
    <w:rsid w:val="004474AB"/>
    <w:rsid w:val="0044787E"/>
    <w:rsid w:val="0045080F"/>
    <w:rsid w:val="00450E7E"/>
    <w:rsid w:val="00451545"/>
    <w:rsid w:val="00451AFF"/>
    <w:rsid w:val="00452E0C"/>
    <w:rsid w:val="004537E0"/>
    <w:rsid w:val="00453BDE"/>
    <w:rsid w:val="00454506"/>
    <w:rsid w:val="00454DE0"/>
    <w:rsid w:val="0045548A"/>
    <w:rsid w:val="004555E9"/>
    <w:rsid w:val="00455C6C"/>
    <w:rsid w:val="00455E60"/>
    <w:rsid w:val="004561C2"/>
    <w:rsid w:val="00456F15"/>
    <w:rsid w:val="00457DD5"/>
    <w:rsid w:val="004612F8"/>
    <w:rsid w:val="004620B1"/>
    <w:rsid w:val="00463C90"/>
    <w:rsid w:val="00464848"/>
    <w:rsid w:val="0046582E"/>
    <w:rsid w:val="0046699E"/>
    <w:rsid w:val="00467223"/>
    <w:rsid w:val="00467E89"/>
    <w:rsid w:val="00467F77"/>
    <w:rsid w:val="004703D2"/>
    <w:rsid w:val="0047092C"/>
    <w:rsid w:val="00470963"/>
    <w:rsid w:val="0047191E"/>
    <w:rsid w:val="00472231"/>
    <w:rsid w:val="0047284A"/>
    <w:rsid w:val="00472C25"/>
    <w:rsid w:val="00474E26"/>
    <w:rsid w:val="00475306"/>
    <w:rsid w:val="0047647D"/>
    <w:rsid w:val="00476DF9"/>
    <w:rsid w:val="004804B1"/>
    <w:rsid w:val="0048142A"/>
    <w:rsid w:val="00481FAF"/>
    <w:rsid w:val="00483574"/>
    <w:rsid w:val="00483BED"/>
    <w:rsid w:val="00483C21"/>
    <w:rsid w:val="00483E58"/>
    <w:rsid w:val="004841C6"/>
    <w:rsid w:val="00485344"/>
    <w:rsid w:val="004872D3"/>
    <w:rsid w:val="00490B5E"/>
    <w:rsid w:val="00490F25"/>
    <w:rsid w:val="00493351"/>
    <w:rsid w:val="0049400C"/>
    <w:rsid w:val="0049430E"/>
    <w:rsid w:val="00494B6F"/>
    <w:rsid w:val="0049579F"/>
    <w:rsid w:val="004967B1"/>
    <w:rsid w:val="00496816"/>
    <w:rsid w:val="00496F1F"/>
    <w:rsid w:val="004A057F"/>
    <w:rsid w:val="004A10CA"/>
    <w:rsid w:val="004A1DC9"/>
    <w:rsid w:val="004A1EAF"/>
    <w:rsid w:val="004A26A5"/>
    <w:rsid w:val="004A28CE"/>
    <w:rsid w:val="004A2E11"/>
    <w:rsid w:val="004A3069"/>
    <w:rsid w:val="004A4D5F"/>
    <w:rsid w:val="004A669D"/>
    <w:rsid w:val="004A718A"/>
    <w:rsid w:val="004A73AB"/>
    <w:rsid w:val="004A74C3"/>
    <w:rsid w:val="004A75FC"/>
    <w:rsid w:val="004A7641"/>
    <w:rsid w:val="004A7769"/>
    <w:rsid w:val="004A7D5D"/>
    <w:rsid w:val="004B01E4"/>
    <w:rsid w:val="004B19BD"/>
    <w:rsid w:val="004B1CD2"/>
    <w:rsid w:val="004B255E"/>
    <w:rsid w:val="004B2DE6"/>
    <w:rsid w:val="004B354A"/>
    <w:rsid w:val="004B3B2A"/>
    <w:rsid w:val="004B4BCC"/>
    <w:rsid w:val="004B5443"/>
    <w:rsid w:val="004B665C"/>
    <w:rsid w:val="004B66B7"/>
    <w:rsid w:val="004B6783"/>
    <w:rsid w:val="004B6A22"/>
    <w:rsid w:val="004B70FD"/>
    <w:rsid w:val="004B7802"/>
    <w:rsid w:val="004B797C"/>
    <w:rsid w:val="004C03C2"/>
    <w:rsid w:val="004C08EF"/>
    <w:rsid w:val="004C16DD"/>
    <w:rsid w:val="004C186B"/>
    <w:rsid w:val="004C2A05"/>
    <w:rsid w:val="004C2D23"/>
    <w:rsid w:val="004C2EAB"/>
    <w:rsid w:val="004C3F45"/>
    <w:rsid w:val="004C4374"/>
    <w:rsid w:val="004C4E82"/>
    <w:rsid w:val="004C5933"/>
    <w:rsid w:val="004C6C80"/>
    <w:rsid w:val="004C790D"/>
    <w:rsid w:val="004C7D04"/>
    <w:rsid w:val="004C7F30"/>
    <w:rsid w:val="004D0552"/>
    <w:rsid w:val="004D0664"/>
    <w:rsid w:val="004D07C8"/>
    <w:rsid w:val="004D1BE5"/>
    <w:rsid w:val="004D1D06"/>
    <w:rsid w:val="004D1ED4"/>
    <w:rsid w:val="004D204A"/>
    <w:rsid w:val="004D2C44"/>
    <w:rsid w:val="004D34D1"/>
    <w:rsid w:val="004D38B2"/>
    <w:rsid w:val="004D5051"/>
    <w:rsid w:val="004D54FE"/>
    <w:rsid w:val="004D676E"/>
    <w:rsid w:val="004D6C21"/>
    <w:rsid w:val="004D7D1D"/>
    <w:rsid w:val="004E04F8"/>
    <w:rsid w:val="004E0E70"/>
    <w:rsid w:val="004E10F8"/>
    <w:rsid w:val="004E1EB7"/>
    <w:rsid w:val="004E232C"/>
    <w:rsid w:val="004E2B0B"/>
    <w:rsid w:val="004E2CA4"/>
    <w:rsid w:val="004E3F49"/>
    <w:rsid w:val="004E3FC1"/>
    <w:rsid w:val="004E4207"/>
    <w:rsid w:val="004E532C"/>
    <w:rsid w:val="004E5D33"/>
    <w:rsid w:val="004E62F5"/>
    <w:rsid w:val="004E678F"/>
    <w:rsid w:val="004E7A4E"/>
    <w:rsid w:val="004F2034"/>
    <w:rsid w:val="004F242C"/>
    <w:rsid w:val="004F25E1"/>
    <w:rsid w:val="004F296D"/>
    <w:rsid w:val="004F38B5"/>
    <w:rsid w:val="004F3F5F"/>
    <w:rsid w:val="004F45B1"/>
    <w:rsid w:val="004F52B2"/>
    <w:rsid w:val="004F7293"/>
    <w:rsid w:val="004F7318"/>
    <w:rsid w:val="004F7881"/>
    <w:rsid w:val="004F7CFB"/>
    <w:rsid w:val="004F7F43"/>
    <w:rsid w:val="00500764"/>
    <w:rsid w:val="005007F1"/>
    <w:rsid w:val="00500ABE"/>
    <w:rsid w:val="005013F0"/>
    <w:rsid w:val="005016D0"/>
    <w:rsid w:val="00501C2C"/>
    <w:rsid w:val="00501E53"/>
    <w:rsid w:val="00503DAF"/>
    <w:rsid w:val="00504558"/>
    <w:rsid w:val="00504D52"/>
    <w:rsid w:val="00504E99"/>
    <w:rsid w:val="00505A7A"/>
    <w:rsid w:val="00506858"/>
    <w:rsid w:val="00507729"/>
    <w:rsid w:val="00510C6F"/>
    <w:rsid w:val="00511C80"/>
    <w:rsid w:val="00511D3B"/>
    <w:rsid w:val="00512371"/>
    <w:rsid w:val="00512C4D"/>
    <w:rsid w:val="005140D4"/>
    <w:rsid w:val="00514B3D"/>
    <w:rsid w:val="00515149"/>
    <w:rsid w:val="005151F3"/>
    <w:rsid w:val="00515E54"/>
    <w:rsid w:val="0051676E"/>
    <w:rsid w:val="005173E4"/>
    <w:rsid w:val="005208D8"/>
    <w:rsid w:val="0052274C"/>
    <w:rsid w:val="00524743"/>
    <w:rsid w:val="00524D01"/>
    <w:rsid w:val="0052699D"/>
    <w:rsid w:val="005275A6"/>
    <w:rsid w:val="00531B6B"/>
    <w:rsid w:val="005325F1"/>
    <w:rsid w:val="00534078"/>
    <w:rsid w:val="0053500D"/>
    <w:rsid w:val="00536877"/>
    <w:rsid w:val="00536AA5"/>
    <w:rsid w:val="00537F63"/>
    <w:rsid w:val="00541374"/>
    <w:rsid w:val="0054233C"/>
    <w:rsid w:val="005428D9"/>
    <w:rsid w:val="005429A8"/>
    <w:rsid w:val="005429E4"/>
    <w:rsid w:val="00542B5B"/>
    <w:rsid w:val="00542E04"/>
    <w:rsid w:val="005431D7"/>
    <w:rsid w:val="0054356D"/>
    <w:rsid w:val="00544FD9"/>
    <w:rsid w:val="00545AE3"/>
    <w:rsid w:val="005463DF"/>
    <w:rsid w:val="00546A61"/>
    <w:rsid w:val="00546CAF"/>
    <w:rsid w:val="00547655"/>
    <w:rsid w:val="00547A4E"/>
    <w:rsid w:val="00547D9E"/>
    <w:rsid w:val="00547E1D"/>
    <w:rsid w:val="00550509"/>
    <w:rsid w:val="005505B4"/>
    <w:rsid w:val="00550B4D"/>
    <w:rsid w:val="0055223D"/>
    <w:rsid w:val="0055349F"/>
    <w:rsid w:val="005546F0"/>
    <w:rsid w:val="00554C1F"/>
    <w:rsid w:val="005559C7"/>
    <w:rsid w:val="00556A2B"/>
    <w:rsid w:val="00560BB1"/>
    <w:rsid w:val="00561225"/>
    <w:rsid w:val="0056142C"/>
    <w:rsid w:val="005617D0"/>
    <w:rsid w:val="00561DEC"/>
    <w:rsid w:val="005625ED"/>
    <w:rsid w:val="005627DF"/>
    <w:rsid w:val="00562CA3"/>
    <w:rsid w:val="0056351F"/>
    <w:rsid w:val="005638E6"/>
    <w:rsid w:val="00563FC2"/>
    <w:rsid w:val="00565A1C"/>
    <w:rsid w:val="00565AE7"/>
    <w:rsid w:val="00565ED2"/>
    <w:rsid w:val="00570AFA"/>
    <w:rsid w:val="005712DF"/>
    <w:rsid w:val="005719A0"/>
    <w:rsid w:val="00571C29"/>
    <w:rsid w:val="00572C0B"/>
    <w:rsid w:val="00572DBF"/>
    <w:rsid w:val="00572F7F"/>
    <w:rsid w:val="005753EB"/>
    <w:rsid w:val="0057548C"/>
    <w:rsid w:val="0057690B"/>
    <w:rsid w:val="005770BB"/>
    <w:rsid w:val="005773AF"/>
    <w:rsid w:val="00577D7F"/>
    <w:rsid w:val="00580767"/>
    <w:rsid w:val="00580CA6"/>
    <w:rsid w:val="00580D0C"/>
    <w:rsid w:val="0058153C"/>
    <w:rsid w:val="00582837"/>
    <w:rsid w:val="00582852"/>
    <w:rsid w:val="00584341"/>
    <w:rsid w:val="0058446A"/>
    <w:rsid w:val="00584B9D"/>
    <w:rsid w:val="0058557A"/>
    <w:rsid w:val="00585828"/>
    <w:rsid w:val="0058608A"/>
    <w:rsid w:val="0058615E"/>
    <w:rsid w:val="0058673B"/>
    <w:rsid w:val="00587BA9"/>
    <w:rsid w:val="0059018E"/>
    <w:rsid w:val="0059049C"/>
    <w:rsid w:val="005924F9"/>
    <w:rsid w:val="0059273A"/>
    <w:rsid w:val="00592CE1"/>
    <w:rsid w:val="00592D31"/>
    <w:rsid w:val="005933F1"/>
    <w:rsid w:val="005937B8"/>
    <w:rsid w:val="00595680"/>
    <w:rsid w:val="00595BB2"/>
    <w:rsid w:val="00596739"/>
    <w:rsid w:val="00596ACB"/>
    <w:rsid w:val="00596D04"/>
    <w:rsid w:val="0059767B"/>
    <w:rsid w:val="005A1105"/>
    <w:rsid w:val="005A2896"/>
    <w:rsid w:val="005A3D8C"/>
    <w:rsid w:val="005A3FBB"/>
    <w:rsid w:val="005A40E4"/>
    <w:rsid w:val="005A4B1E"/>
    <w:rsid w:val="005A4D2A"/>
    <w:rsid w:val="005A504A"/>
    <w:rsid w:val="005A531F"/>
    <w:rsid w:val="005A5F80"/>
    <w:rsid w:val="005A76E2"/>
    <w:rsid w:val="005A7B0B"/>
    <w:rsid w:val="005A7B43"/>
    <w:rsid w:val="005B0FC2"/>
    <w:rsid w:val="005B18EB"/>
    <w:rsid w:val="005B2DEE"/>
    <w:rsid w:val="005B3CA3"/>
    <w:rsid w:val="005B4965"/>
    <w:rsid w:val="005B55F0"/>
    <w:rsid w:val="005B5724"/>
    <w:rsid w:val="005B6377"/>
    <w:rsid w:val="005B6A06"/>
    <w:rsid w:val="005B6FB4"/>
    <w:rsid w:val="005B6FBB"/>
    <w:rsid w:val="005B704D"/>
    <w:rsid w:val="005B70AB"/>
    <w:rsid w:val="005B7B90"/>
    <w:rsid w:val="005B7BA7"/>
    <w:rsid w:val="005C005C"/>
    <w:rsid w:val="005C0321"/>
    <w:rsid w:val="005C0C0E"/>
    <w:rsid w:val="005C0D0B"/>
    <w:rsid w:val="005C141D"/>
    <w:rsid w:val="005C1B2F"/>
    <w:rsid w:val="005C21F1"/>
    <w:rsid w:val="005C286D"/>
    <w:rsid w:val="005C3060"/>
    <w:rsid w:val="005C3776"/>
    <w:rsid w:val="005C3F76"/>
    <w:rsid w:val="005C5350"/>
    <w:rsid w:val="005C5B25"/>
    <w:rsid w:val="005C6D68"/>
    <w:rsid w:val="005D1082"/>
    <w:rsid w:val="005D1127"/>
    <w:rsid w:val="005D1776"/>
    <w:rsid w:val="005D2024"/>
    <w:rsid w:val="005D20D9"/>
    <w:rsid w:val="005D2507"/>
    <w:rsid w:val="005D338D"/>
    <w:rsid w:val="005D37D3"/>
    <w:rsid w:val="005D3C3B"/>
    <w:rsid w:val="005D3D8E"/>
    <w:rsid w:val="005D4B88"/>
    <w:rsid w:val="005D4F44"/>
    <w:rsid w:val="005D5826"/>
    <w:rsid w:val="005D58D1"/>
    <w:rsid w:val="005D5933"/>
    <w:rsid w:val="005D6AC0"/>
    <w:rsid w:val="005D6CD3"/>
    <w:rsid w:val="005D6E02"/>
    <w:rsid w:val="005D7AF6"/>
    <w:rsid w:val="005D7F72"/>
    <w:rsid w:val="005DC1C9"/>
    <w:rsid w:val="005E0783"/>
    <w:rsid w:val="005E0FEF"/>
    <w:rsid w:val="005E1602"/>
    <w:rsid w:val="005E3849"/>
    <w:rsid w:val="005E3C3C"/>
    <w:rsid w:val="005E4BCC"/>
    <w:rsid w:val="005E51D2"/>
    <w:rsid w:val="005E5FC2"/>
    <w:rsid w:val="005E6092"/>
    <w:rsid w:val="005E6CAB"/>
    <w:rsid w:val="005E6D83"/>
    <w:rsid w:val="005F00AE"/>
    <w:rsid w:val="005F01C5"/>
    <w:rsid w:val="005F0206"/>
    <w:rsid w:val="005F0A2A"/>
    <w:rsid w:val="005F0AF7"/>
    <w:rsid w:val="005F0CF1"/>
    <w:rsid w:val="005F1EB9"/>
    <w:rsid w:val="005F220C"/>
    <w:rsid w:val="005F2526"/>
    <w:rsid w:val="005F2693"/>
    <w:rsid w:val="005F2A9E"/>
    <w:rsid w:val="005F2C0F"/>
    <w:rsid w:val="005F2FF5"/>
    <w:rsid w:val="005F30FA"/>
    <w:rsid w:val="005F31C3"/>
    <w:rsid w:val="005F3B80"/>
    <w:rsid w:val="005F540D"/>
    <w:rsid w:val="005F54D2"/>
    <w:rsid w:val="005F661C"/>
    <w:rsid w:val="005F7711"/>
    <w:rsid w:val="005F7800"/>
    <w:rsid w:val="005F7844"/>
    <w:rsid w:val="00601A7E"/>
    <w:rsid w:val="00601C2B"/>
    <w:rsid w:val="00602755"/>
    <w:rsid w:val="00603B37"/>
    <w:rsid w:val="0060576B"/>
    <w:rsid w:val="00605D87"/>
    <w:rsid w:val="0060674D"/>
    <w:rsid w:val="00606A4C"/>
    <w:rsid w:val="00606E16"/>
    <w:rsid w:val="00607002"/>
    <w:rsid w:val="00607242"/>
    <w:rsid w:val="006075A0"/>
    <w:rsid w:val="00607E19"/>
    <w:rsid w:val="00611241"/>
    <w:rsid w:val="00611C9B"/>
    <w:rsid w:val="00611E4B"/>
    <w:rsid w:val="0061263C"/>
    <w:rsid w:val="00612828"/>
    <w:rsid w:val="006130A5"/>
    <w:rsid w:val="00613B47"/>
    <w:rsid w:val="00613E38"/>
    <w:rsid w:val="00614624"/>
    <w:rsid w:val="00614F4C"/>
    <w:rsid w:val="00615266"/>
    <w:rsid w:val="00615A7B"/>
    <w:rsid w:val="00615B9E"/>
    <w:rsid w:val="00615E07"/>
    <w:rsid w:val="0061648F"/>
    <w:rsid w:val="00616B7F"/>
    <w:rsid w:val="00616F68"/>
    <w:rsid w:val="00617115"/>
    <w:rsid w:val="00617403"/>
    <w:rsid w:val="00617535"/>
    <w:rsid w:val="00617937"/>
    <w:rsid w:val="00617FC7"/>
    <w:rsid w:val="006200A5"/>
    <w:rsid w:val="006210BA"/>
    <w:rsid w:val="00621DBA"/>
    <w:rsid w:val="00622603"/>
    <w:rsid w:val="00622749"/>
    <w:rsid w:val="00622F00"/>
    <w:rsid w:val="00622FC8"/>
    <w:rsid w:val="0062461F"/>
    <w:rsid w:val="00624814"/>
    <w:rsid w:val="00624E13"/>
    <w:rsid w:val="00625477"/>
    <w:rsid w:val="00625C93"/>
    <w:rsid w:val="0062675C"/>
    <w:rsid w:val="0063004D"/>
    <w:rsid w:val="00632538"/>
    <w:rsid w:val="00632543"/>
    <w:rsid w:val="00632569"/>
    <w:rsid w:val="006325E8"/>
    <w:rsid w:val="006330B1"/>
    <w:rsid w:val="00633537"/>
    <w:rsid w:val="006354CB"/>
    <w:rsid w:val="00635A3A"/>
    <w:rsid w:val="006360E3"/>
    <w:rsid w:val="00636A03"/>
    <w:rsid w:val="00637983"/>
    <w:rsid w:val="00637D51"/>
    <w:rsid w:val="00640278"/>
    <w:rsid w:val="006403D2"/>
    <w:rsid w:val="006408BE"/>
    <w:rsid w:val="00641756"/>
    <w:rsid w:val="006419AE"/>
    <w:rsid w:val="00642838"/>
    <w:rsid w:val="00644242"/>
    <w:rsid w:val="0064442F"/>
    <w:rsid w:val="006449DF"/>
    <w:rsid w:val="00646499"/>
    <w:rsid w:val="00646A6E"/>
    <w:rsid w:val="00646C9F"/>
    <w:rsid w:val="006470CC"/>
    <w:rsid w:val="006501B0"/>
    <w:rsid w:val="00650723"/>
    <w:rsid w:val="00650C9C"/>
    <w:rsid w:val="006524BE"/>
    <w:rsid w:val="00652EB4"/>
    <w:rsid w:val="00653281"/>
    <w:rsid w:val="006535A8"/>
    <w:rsid w:val="0065379A"/>
    <w:rsid w:val="0065410B"/>
    <w:rsid w:val="0065457E"/>
    <w:rsid w:val="0065478F"/>
    <w:rsid w:val="00654E39"/>
    <w:rsid w:val="00654F2A"/>
    <w:rsid w:val="00655420"/>
    <w:rsid w:val="00655670"/>
    <w:rsid w:val="00656092"/>
    <w:rsid w:val="0065681E"/>
    <w:rsid w:val="006574AA"/>
    <w:rsid w:val="00657F65"/>
    <w:rsid w:val="006621FC"/>
    <w:rsid w:val="006624F4"/>
    <w:rsid w:val="006627B9"/>
    <w:rsid w:val="00662ABD"/>
    <w:rsid w:val="00662BE4"/>
    <w:rsid w:val="00662C7F"/>
    <w:rsid w:val="00662F4A"/>
    <w:rsid w:val="0066321A"/>
    <w:rsid w:val="00663A87"/>
    <w:rsid w:val="006647DF"/>
    <w:rsid w:val="00665753"/>
    <w:rsid w:val="00666667"/>
    <w:rsid w:val="00666739"/>
    <w:rsid w:val="00667399"/>
    <w:rsid w:val="00667640"/>
    <w:rsid w:val="00667E69"/>
    <w:rsid w:val="006705B2"/>
    <w:rsid w:val="006725C5"/>
    <w:rsid w:val="0067296D"/>
    <w:rsid w:val="006729DE"/>
    <w:rsid w:val="0067373A"/>
    <w:rsid w:val="00673996"/>
    <w:rsid w:val="00674789"/>
    <w:rsid w:val="0067503F"/>
    <w:rsid w:val="006759AA"/>
    <w:rsid w:val="00675A76"/>
    <w:rsid w:val="0067672C"/>
    <w:rsid w:val="00676D34"/>
    <w:rsid w:val="0067716E"/>
    <w:rsid w:val="0067769B"/>
    <w:rsid w:val="0068052F"/>
    <w:rsid w:val="00680B37"/>
    <w:rsid w:val="00680D4E"/>
    <w:rsid w:val="00681918"/>
    <w:rsid w:val="006832B6"/>
    <w:rsid w:val="00683772"/>
    <w:rsid w:val="00683F25"/>
    <w:rsid w:val="00683F58"/>
    <w:rsid w:val="0068424F"/>
    <w:rsid w:val="00685680"/>
    <w:rsid w:val="00686C75"/>
    <w:rsid w:val="0068757E"/>
    <w:rsid w:val="0068770B"/>
    <w:rsid w:val="00687D69"/>
    <w:rsid w:val="00690BB9"/>
    <w:rsid w:val="00690F1E"/>
    <w:rsid w:val="006910CF"/>
    <w:rsid w:val="00691A78"/>
    <w:rsid w:val="00692487"/>
    <w:rsid w:val="006924B5"/>
    <w:rsid w:val="006927D7"/>
    <w:rsid w:val="00694322"/>
    <w:rsid w:val="00694A27"/>
    <w:rsid w:val="00694CB4"/>
    <w:rsid w:val="00695148"/>
    <w:rsid w:val="00697505"/>
    <w:rsid w:val="006A17A2"/>
    <w:rsid w:val="006A1CB5"/>
    <w:rsid w:val="006A21A9"/>
    <w:rsid w:val="006A4482"/>
    <w:rsid w:val="006A5083"/>
    <w:rsid w:val="006A5C85"/>
    <w:rsid w:val="006A5E65"/>
    <w:rsid w:val="006A6746"/>
    <w:rsid w:val="006A6B6B"/>
    <w:rsid w:val="006A6C39"/>
    <w:rsid w:val="006A6EBE"/>
    <w:rsid w:val="006A6F1F"/>
    <w:rsid w:val="006A7378"/>
    <w:rsid w:val="006B088E"/>
    <w:rsid w:val="006B193E"/>
    <w:rsid w:val="006B1B11"/>
    <w:rsid w:val="006B2C09"/>
    <w:rsid w:val="006B3F68"/>
    <w:rsid w:val="006B4C3B"/>
    <w:rsid w:val="006B4DF4"/>
    <w:rsid w:val="006B6F11"/>
    <w:rsid w:val="006B7002"/>
    <w:rsid w:val="006B77B2"/>
    <w:rsid w:val="006B7F7B"/>
    <w:rsid w:val="006C018A"/>
    <w:rsid w:val="006C046B"/>
    <w:rsid w:val="006C0AC0"/>
    <w:rsid w:val="006C1F5B"/>
    <w:rsid w:val="006C2755"/>
    <w:rsid w:val="006C2BF9"/>
    <w:rsid w:val="006C2C42"/>
    <w:rsid w:val="006C38A6"/>
    <w:rsid w:val="006C3F1D"/>
    <w:rsid w:val="006C494B"/>
    <w:rsid w:val="006C4D3B"/>
    <w:rsid w:val="006C5B98"/>
    <w:rsid w:val="006C6204"/>
    <w:rsid w:val="006C656B"/>
    <w:rsid w:val="006C6587"/>
    <w:rsid w:val="006C65C6"/>
    <w:rsid w:val="006C6A02"/>
    <w:rsid w:val="006D01F6"/>
    <w:rsid w:val="006D0421"/>
    <w:rsid w:val="006D070C"/>
    <w:rsid w:val="006D0C1F"/>
    <w:rsid w:val="006D0E5B"/>
    <w:rsid w:val="006D0FE0"/>
    <w:rsid w:val="006D49DC"/>
    <w:rsid w:val="006D54A3"/>
    <w:rsid w:val="006D6B64"/>
    <w:rsid w:val="006E06F1"/>
    <w:rsid w:val="006E1A48"/>
    <w:rsid w:val="006E3A64"/>
    <w:rsid w:val="006E405E"/>
    <w:rsid w:val="006E4E52"/>
    <w:rsid w:val="006E5C1A"/>
    <w:rsid w:val="006E72DC"/>
    <w:rsid w:val="006E796A"/>
    <w:rsid w:val="006E7E3E"/>
    <w:rsid w:val="006F01E3"/>
    <w:rsid w:val="006F0254"/>
    <w:rsid w:val="006F061D"/>
    <w:rsid w:val="006F1728"/>
    <w:rsid w:val="006F1F9E"/>
    <w:rsid w:val="006F21B4"/>
    <w:rsid w:val="006F2C0B"/>
    <w:rsid w:val="006F35CD"/>
    <w:rsid w:val="006F3C54"/>
    <w:rsid w:val="006F4BAA"/>
    <w:rsid w:val="006F5414"/>
    <w:rsid w:val="006F56E4"/>
    <w:rsid w:val="006F6312"/>
    <w:rsid w:val="006F6322"/>
    <w:rsid w:val="006F66B7"/>
    <w:rsid w:val="006F738B"/>
    <w:rsid w:val="006F745B"/>
    <w:rsid w:val="006F7AEC"/>
    <w:rsid w:val="007005D5"/>
    <w:rsid w:val="007006B1"/>
    <w:rsid w:val="00700949"/>
    <w:rsid w:val="00700CBB"/>
    <w:rsid w:val="007014BD"/>
    <w:rsid w:val="007016CB"/>
    <w:rsid w:val="00701A58"/>
    <w:rsid w:val="007027FE"/>
    <w:rsid w:val="0070282F"/>
    <w:rsid w:val="00702A6E"/>
    <w:rsid w:val="007035D3"/>
    <w:rsid w:val="0070417E"/>
    <w:rsid w:val="00704F2C"/>
    <w:rsid w:val="0070509B"/>
    <w:rsid w:val="00705393"/>
    <w:rsid w:val="007059D5"/>
    <w:rsid w:val="0070633F"/>
    <w:rsid w:val="0070706C"/>
    <w:rsid w:val="00707A13"/>
    <w:rsid w:val="00710235"/>
    <w:rsid w:val="007103E9"/>
    <w:rsid w:val="00710DA1"/>
    <w:rsid w:val="00712827"/>
    <w:rsid w:val="00712B31"/>
    <w:rsid w:val="00713936"/>
    <w:rsid w:val="007141B8"/>
    <w:rsid w:val="00714C2A"/>
    <w:rsid w:val="00714E4F"/>
    <w:rsid w:val="007150DE"/>
    <w:rsid w:val="00716135"/>
    <w:rsid w:val="007167B5"/>
    <w:rsid w:val="00716BE0"/>
    <w:rsid w:val="00716C62"/>
    <w:rsid w:val="00717170"/>
    <w:rsid w:val="007178B1"/>
    <w:rsid w:val="00719F26"/>
    <w:rsid w:val="0072015F"/>
    <w:rsid w:val="007202D7"/>
    <w:rsid w:val="00721626"/>
    <w:rsid w:val="00721BF3"/>
    <w:rsid w:val="00721F82"/>
    <w:rsid w:val="0072299B"/>
    <w:rsid w:val="00724216"/>
    <w:rsid w:val="00724778"/>
    <w:rsid w:val="007247D0"/>
    <w:rsid w:val="00724B55"/>
    <w:rsid w:val="007251DF"/>
    <w:rsid w:val="00725B26"/>
    <w:rsid w:val="00725C26"/>
    <w:rsid w:val="007264E2"/>
    <w:rsid w:val="007265D3"/>
    <w:rsid w:val="00726B8B"/>
    <w:rsid w:val="00726D20"/>
    <w:rsid w:val="00726DC9"/>
    <w:rsid w:val="007270F6"/>
    <w:rsid w:val="0072725F"/>
    <w:rsid w:val="00727369"/>
    <w:rsid w:val="007275C2"/>
    <w:rsid w:val="00730A63"/>
    <w:rsid w:val="00730A7E"/>
    <w:rsid w:val="007313DF"/>
    <w:rsid w:val="007315AB"/>
    <w:rsid w:val="00732669"/>
    <w:rsid w:val="00732F14"/>
    <w:rsid w:val="0073371D"/>
    <w:rsid w:val="00734033"/>
    <w:rsid w:val="00734285"/>
    <w:rsid w:val="00734C10"/>
    <w:rsid w:val="00735A9C"/>
    <w:rsid w:val="00736331"/>
    <w:rsid w:val="00736991"/>
    <w:rsid w:val="0073699F"/>
    <w:rsid w:val="00737D4F"/>
    <w:rsid w:val="00740122"/>
    <w:rsid w:val="007403B5"/>
    <w:rsid w:val="007428CC"/>
    <w:rsid w:val="00742FD2"/>
    <w:rsid w:val="00744504"/>
    <w:rsid w:val="00745A01"/>
    <w:rsid w:val="00745CD8"/>
    <w:rsid w:val="00747BD4"/>
    <w:rsid w:val="007501C3"/>
    <w:rsid w:val="007509C2"/>
    <w:rsid w:val="00750E37"/>
    <w:rsid w:val="007511D0"/>
    <w:rsid w:val="007518D3"/>
    <w:rsid w:val="0075338C"/>
    <w:rsid w:val="007534DF"/>
    <w:rsid w:val="007535F0"/>
    <w:rsid w:val="00753A9E"/>
    <w:rsid w:val="00753CDC"/>
    <w:rsid w:val="0075402C"/>
    <w:rsid w:val="007543E3"/>
    <w:rsid w:val="00754435"/>
    <w:rsid w:val="0075547E"/>
    <w:rsid w:val="00756D3D"/>
    <w:rsid w:val="00757881"/>
    <w:rsid w:val="0076253F"/>
    <w:rsid w:val="00762BDD"/>
    <w:rsid w:val="00763033"/>
    <w:rsid w:val="007631B2"/>
    <w:rsid w:val="007631B5"/>
    <w:rsid w:val="00763666"/>
    <w:rsid w:val="00763A3D"/>
    <w:rsid w:val="00765285"/>
    <w:rsid w:val="007664D0"/>
    <w:rsid w:val="00766B8E"/>
    <w:rsid w:val="00770061"/>
    <w:rsid w:val="0077019D"/>
    <w:rsid w:val="0077035D"/>
    <w:rsid w:val="007709CD"/>
    <w:rsid w:val="00771304"/>
    <w:rsid w:val="0077255F"/>
    <w:rsid w:val="00772C5D"/>
    <w:rsid w:val="00773989"/>
    <w:rsid w:val="00773B5F"/>
    <w:rsid w:val="00774C78"/>
    <w:rsid w:val="00775192"/>
    <w:rsid w:val="00775A16"/>
    <w:rsid w:val="00776B61"/>
    <w:rsid w:val="00776D55"/>
    <w:rsid w:val="0077719C"/>
    <w:rsid w:val="007778DB"/>
    <w:rsid w:val="007779BC"/>
    <w:rsid w:val="00777C42"/>
    <w:rsid w:val="00780441"/>
    <w:rsid w:val="00781577"/>
    <w:rsid w:val="007817C5"/>
    <w:rsid w:val="007820CF"/>
    <w:rsid w:val="00782214"/>
    <w:rsid w:val="007828E0"/>
    <w:rsid w:val="00783D93"/>
    <w:rsid w:val="0078444D"/>
    <w:rsid w:val="00786467"/>
    <w:rsid w:val="0078659A"/>
    <w:rsid w:val="00786DD8"/>
    <w:rsid w:val="00787411"/>
    <w:rsid w:val="0078748B"/>
    <w:rsid w:val="00787B4E"/>
    <w:rsid w:val="00787E22"/>
    <w:rsid w:val="0079066D"/>
    <w:rsid w:val="00791006"/>
    <w:rsid w:val="00791F46"/>
    <w:rsid w:val="0079248A"/>
    <w:rsid w:val="00792975"/>
    <w:rsid w:val="00794609"/>
    <w:rsid w:val="007948F5"/>
    <w:rsid w:val="0079583C"/>
    <w:rsid w:val="0079588F"/>
    <w:rsid w:val="00796119"/>
    <w:rsid w:val="00797680"/>
    <w:rsid w:val="00797DF8"/>
    <w:rsid w:val="007A03C9"/>
    <w:rsid w:val="007A0C43"/>
    <w:rsid w:val="007A1680"/>
    <w:rsid w:val="007A1A4E"/>
    <w:rsid w:val="007A1B36"/>
    <w:rsid w:val="007A1BFA"/>
    <w:rsid w:val="007A2722"/>
    <w:rsid w:val="007A27C0"/>
    <w:rsid w:val="007A2ACB"/>
    <w:rsid w:val="007A4137"/>
    <w:rsid w:val="007A5C16"/>
    <w:rsid w:val="007A5E18"/>
    <w:rsid w:val="007A5EAB"/>
    <w:rsid w:val="007A6084"/>
    <w:rsid w:val="007A7E68"/>
    <w:rsid w:val="007B010E"/>
    <w:rsid w:val="007B0760"/>
    <w:rsid w:val="007B1834"/>
    <w:rsid w:val="007B1BDE"/>
    <w:rsid w:val="007B25BE"/>
    <w:rsid w:val="007B2681"/>
    <w:rsid w:val="007B274A"/>
    <w:rsid w:val="007B5D14"/>
    <w:rsid w:val="007B6A5D"/>
    <w:rsid w:val="007B6BFB"/>
    <w:rsid w:val="007B6C8C"/>
    <w:rsid w:val="007B70E4"/>
    <w:rsid w:val="007B72F5"/>
    <w:rsid w:val="007C02AF"/>
    <w:rsid w:val="007C0F46"/>
    <w:rsid w:val="007C1A06"/>
    <w:rsid w:val="007C24D4"/>
    <w:rsid w:val="007C25C6"/>
    <w:rsid w:val="007C2C1A"/>
    <w:rsid w:val="007C32EB"/>
    <w:rsid w:val="007C36F8"/>
    <w:rsid w:val="007C4503"/>
    <w:rsid w:val="007C493F"/>
    <w:rsid w:val="007C4C0B"/>
    <w:rsid w:val="007C52BB"/>
    <w:rsid w:val="007C693C"/>
    <w:rsid w:val="007C703E"/>
    <w:rsid w:val="007C7C56"/>
    <w:rsid w:val="007D0359"/>
    <w:rsid w:val="007D12D4"/>
    <w:rsid w:val="007D1CA5"/>
    <w:rsid w:val="007D27BF"/>
    <w:rsid w:val="007D2834"/>
    <w:rsid w:val="007D2BEB"/>
    <w:rsid w:val="007D2F3E"/>
    <w:rsid w:val="007D3126"/>
    <w:rsid w:val="007D4FED"/>
    <w:rsid w:val="007D55AE"/>
    <w:rsid w:val="007D62DA"/>
    <w:rsid w:val="007D6AC8"/>
    <w:rsid w:val="007D6DB2"/>
    <w:rsid w:val="007D74D4"/>
    <w:rsid w:val="007D79BF"/>
    <w:rsid w:val="007D7A22"/>
    <w:rsid w:val="007E2A93"/>
    <w:rsid w:val="007E31FB"/>
    <w:rsid w:val="007E3D12"/>
    <w:rsid w:val="007E58C7"/>
    <w:rsid w:val="007E5F78"/>
    <w:rsid w:val="007E6B9B"/>
    <w:rsid w:val="007E7BE5"/>
    <w:rsid w:val="007F0D6B"/>
    <w:rsid w:val="007F0F72"/>
    <w:rsid w:val="007F2B50"/>
    <w:rsid w:val="007F2BC3"/>
    <w:rsid w:val="007F4ADA"/>
    <w:rsid w:val="007F56E1"/>
    <w:rsid w:val="007F57A8"/>
    <w:rsid w:val="007F6053"/>
    <w:rsid w:val="007F6680"/>
    <w:rsid w:val="007F6EBB"/>
    <w:rsid w:val="007F77F9"/>
    <w:rsid w:val="007F7A09"/>
    <w:rsid w:val="00800303"/>
    <w:rsid w:val="00800325"/>
    <w:rsid w:val="008003EA"/>
    <w:rsid w:val="00800651"/>
    <w:rsid w:val="00801423"/>
    <w:rsid w:val="00801645"/>
    <w:rsid w:val="00801679"/>
    <w:rsid w:val="00801865"/>
    <w:rsid w:val="008029AA"/>
    <w:rsid w:val="00804442"/>
    <w:rsid w:val="00805C2E"/>
    <w:rsid w:val="008061D4"/>
    <w:rsid w:val="00806334"/>
    <w:rsid w:val="00806A99"/>
    <w:rsid w:val="008075C8"/>
    <w:rsid w:val="008109E8"/>
    <w:rsid w:val="00810CA7"/>
    <w:rsid w:val="008111F3"/>
    <w:rsid w:val="00811480"/>
    <w:rsid w:val="008129D6"/>
    <w:rsid w:val="00812D00"/>
    <w:rsid w:val="008145AB"/>
    <w:rsid w:val="00814A63"/>
    <w:rsid w:val="00815A41"/>
    <w:rsid w:val="00816598"/>
    <w:rsid w:val="00817119"/>
    <w:rsid w:val="00817526"/>
    <w:rsid w:val="0082087E"/>
    <w:rsid w:val="008216A6"/>
    <w:rsid w:val="00821988"/>
    <w:rsid w:val="008220E5"/>
    <w:rsid w:val="00824548"/>
    <w:rsid w:val="00826711"/>
    <w:rsid w:val="00826B00"/>
    <w:rsid w:val="00827B79"/>
    <w:rsid w:val="0083019B"/>
    <w:rsid w:val="008303BD"/>
    <w:rsid w:val="0083082A"/>
    <w:rsid w:val="0083144A"/>
    <w:rsid w:val="00831D80"/>
    <w:rsid w:val="0083318D"/>
    <w:rsid w:val="00833C9E"/>
    <w:rsid w:val="00833E8A"/>
    <w:rsid w:val="00834506"/>
    <w:rsid w:val="00834E76"/>
    <w:rsid w:val="00834E9C"/>
    <w:rsid w:val="008377D9"/>
    <w:rsid w:val="00841043"/>
    <w:rsid w:val="008418BB"/>
    <w:rsid w:val="00841DD4"/>
    <w:rsid w:val="008424A4"/>
    <w:rsid w:val="00842950"/>
    <w:rsid w:val="00842967"/>
    <w:rsid w:val="00843605"/>
    <w:rsid w:val="00843F2B"/>
    <w:rsid w:val="008441B0"/>
    <w:rsid w:val="00844522"/>
    <w:rsid w:val="00844F45"/>
    <w:rsid w:val="008452DB"/>
    <w:rsid w:val="0084586E"/>
    <w:rsid w:val="00845DE5"/>
    <w:rsid w:val="0084698E"/>
    <w:rsid w:val="00846C1D"/>
    <w:rsid w:val="00846E12"/>
    <w:rsid w:val="0084724E"/>
    <w:rsid w:val="008473FD"/>
    <w:rsid w:val="00847A95"/>
    <w:rsid w:val="008506DD"/>
    <w:rsid w:val="00850F01"/>
    <w:rsid w:val="00852B8C"/>
    <w:rsid w:val="008530B6"/>
    <w:rsid w:val="00853BAC"/>
    <w:rsid w:val="008545E9"/>
    <w:rsid w:val="00854B66"/>
    <w:rsid w:val="00855304"/>
    <w:rsid w:val="008565B2"/>
    <w:rsid w:val="0085725B"/>
    <w:rsid w:val="008575C1"/>
    <w:rsid w:val="008603A7"/>
    <w:rsid w:val="0086106A"/>
    <w:rsid w:val="0086201F"/>
    <w:rsid w:val="00862594"/>
    <w:rsid w:val="0086336A"/>
    <w:rsid w:val="00863A66"/>
    <w:rsid w:val="00863BE3"/>
    <w:rsid w:val="00864C19"/>
    <w:rsid w:val="00865AFC"/>
    <w:rsid w:val="00865D2E"/>
    <w:rsid w:val="00866466"/>
    <w:rsid w:val="00866F55"/>
    <w:rsid w:val="00867BB9"/>
    <w:rsid w:val="00867CAE"/>
    <w:rsid w:val="00870512"/>
    <w:rsid w:val="00870A43"/>
    <w:rsid w:val="00870F3A"/>
    <w:rsid w:val="00871260"/>
    <w:rsid w:val="00871BE3"/>
    <w:rsid w:val="00871D0A"/>
    <w:rsid w:val="00872A91"/>
    <w:rsid w:val="00873624"/>
    <w:rsid w:val="008736D7"/>
    <w:rsid w:val="008736F3"/>
    <w:rsid w:val="008756E8"/>
    <w:rsid w:val="008768C1"/>
    <w:rsid w:val="008771A7"/>
    <w:rsid w:val="008804D6"/>
    <w:rsid w:val="00880759"/>
    <w:rsid w:val="00880A59"/>
    <w:rsid w:val="00880AAE"/>
    <w:rsid w:val="00881433"/>
    <w:rsid w:val="0088295E"/>
    <w:rsid w:val="00882C49"/>
    <w:rsid w:val="00883227"/>
    <w:rsid w:val="00883962"/>
    <w:rsid w:val="0088429A"/>
    <w:rsid w:val="00884753"/>
    <w:rsid w:val="0088667A"/>
    <w:rsid w:val="00886FBB"/>
    <w:rsid w:val="0088741E"/>
    <w:rsid w:val="00887780"/>
    <w:rsid w:val="00887DFF"/>
    <w:rsid w:val="00890433"/>
    <w:rsid w:val="00890A5D"/>
    <w:rsid w:val="00890FAC"/>
    <w:rsid w:val="00891852"/>
    <w:rsid w:val="00891B58"/>
    <w:rsid w:val="00893F21"/>
    <w:rsid w:val="0089485D"/>
    <w:rsid w:val="00894D6E"/>
    <w:rsid w:val="00894DAB"/>
    <w:rsid w:val="00894FFF"/>
    <w:rsid w:val="008A012E"/>
    <w:rsid w:val="008A0780"/>
    <w:rsid w:val="008A1858"/>
    <w:rsid w:val="008A199C"/>
    <w:rsid w:val="008A1BC9"/>
    <w:rsid w:val="008A3503"/>
    <w:rsid w:val="008A3C7E"/>
    <w:rsid w:val="008A3EDA"/>
    <w:rsid w:val="008A5FFD"/>
    <w:rsid w:val="008A7C36"/>
    <w:rsid w:val="008A7D63"/>
    <w:rsid w:val="008B02D6"/>
    <w:rsid w:val="008B0B4A"/>
    <w:rsid w:val="008B17E2"/>
    <w:rsid w:val="008B1C4D"/>
    <w:rsid w:val="008B211F"/>
    <w:rsid w:val="008B230B"/>
    <w:rsid w:val="008B2EFD"/>
    <w:rsid w:val="008B4AA6"/>
    <w:rsid w:val="008B55C7"/>
    <w:rsid w:val="008B5654"/>
    <w:rsid w:val="008B566D"/>
    <w:rsid w:val="008B5CC3"/>
    <w:rsid w:val="008B618E"/>
    <w:rsid w:val="008B61FB"/>
    <w:rsid w:val="008B62DF"/>
    <w:rsid w:val="008B6CA1"/>
    <w:rsid w:val="008B7DCA"/>
    <w:rsid w:val="008C137F"/>
    <w:rsid w:val="008C29E5"/>
    <w:rsid w:val="008C2A90"/>
    <w:rsid w:val="008C2E6A"/>
    <w:rsid w:val="008C452D"/>
    <w:rsid w:val="008C498D"/>
    <w:rsid w:val="008C64EC"/>
    <w:rsid w:val="008C682D"/>
    <w:rsid w:val="008C69CF"/>
    <w:rsid w:val="008C7B19"/>
    <w:rsid w:val="008C7F72"/>
    <w:rsid w:val="008D137A"/>
    <w:rsid w:val="008D1C0F"/>
    <w:rsid w:val="008D27E5"/>
    <w:rsid w:val="008D2E8E"/>
    <w:rsid w:val="008D4388"/>
    <w:rsid w:val="008D556E"/>
    <w:rsid w:val="008D6289"/>
    <w:rsid w:val="008D6FE7"/>
    <w:rsid w:val="008D73DA"/>
    <w:rsid w:val="008D7CC7"/>
    <w:rsid w:val="008D7D38"/>
    <w:rsid w:val="008E07DC"/>
    <w:rsid w:val="008E0D36"/>
    <w:rsid w:val="008E200D"/>
    <w:rsid w:val="008E207D"/>
    <w:rsid w:val="008E233E"/>
    <w:rsid w:val="008E2879"/>
    <w:rsid w:val="008E28E0"/>
    <w:rsid w:val="008E313B"/>
    <w:rsid w:val="008E337A"/>
    <w:rsid w:val="008E410F"/>
    <w:rsid w:val="008E4649"/>
    <w:rsid w:val="008E4A06"/>
    <w:rsid w:val="008E4A8B"/>
    <w:rsid w:val="008E4C5F"/>
    <w:rsid w:val="008E4E8B"/>
    <w:rsid w:val="008E4F17"/>
    <w:rsid w:val="008E59D7"/>
    <w:rsid w:val="008E5AE6"/>
    <w:rsid w:val="008E5C09"/>
    <w:rsid w:val="008E6EB2"/>
    <w:rsid w:val="008E7155"/>
    <w:rsid w:val="008E7A6E"/>
    <w:rsid w:val="008E7C60"/>
    <w:rsid w:val="008E7CC1"/>
    <w:rsid w:val="008F00A4"/>
    <w:rsid w:val="008F04E5"/>
    <w:rsid w:val="008F0897"/>
    <w:rsid w:val="008F0B75"/>
    <w:rsid w:val="008F0FAB"/>
    <w:rsid w:val="008F1120"/>
    <w:rsid w:val="008F1EBD"/>
    <w:rsid w:val="008F203A"/>
    <w:rsid w:val="008F3B72"/>
    <w:rsid w:val="008F412B"/>
    <w:rsid w:val="008F4289"/>
    <w:rsid w:val="008F5220"/>
    <w:rsid w:val="008F6535"/>
    <w:rsid w:val="008F6BAB"/>
    <w:rsid w:val="00900128"/>
    <w:rsid w:val="00900927"/>
    <w:rsid w:val="009022CF"/>
    <w:rsid w:val="00902494"/>
    <w:rsid w:val="00902635"/>
    <w:rsid w:val="00902C14"/>
    <w:rsid w:val="00902CF9"/>
    <w:rsid w:val="00902E7F"/>
    <w:rsid w:val="009031CC"/>
    <w:rsid w:val="009037EE"/>
    <w:rsid w:val="009044E5"/>
    <w:rsid w:val="00904AB7"/>
    <w:rsid w:val="00904BD4"/>
    <w:rsid w:val="00904F6B"/>
    <w:rsid w:val="009054A4"/>
    <w:rsid w:val="009058F5"/>
    <w:rsid w:val="009062A9"/>
    <w:rsid w:val="00907959"/>
    <w:rsid w:val="00907FAA"/>
    <w:rsid w:val="00910018"/>
    <w:rsid w:val="009100FA"/>
    <w:rsid w:val="00910711"/>
    <w:rsid w:val="00911B34"/>
    <w:rsid w:val="00911DCA"/>
    <w:rsid w:val="00913734"/>
    <w:rsid w:val="0091660B"/>
    <w:rsid w:val="00916E2A"/>
    <w:rsid w:val="00917049"/>
    <w:rsid w:val="00917900"/>
    <w:rsid w:val="0092010F"/>
    <w:rsid w:val="0092047C"/>
    <w:rsid w:val="00920D38"/>
    <w:rsid w:val="0092114C"/>
    <w:rsid w:val="0092121B"/>
    <w:rsid w:val="0092121E"/>
    <w:rsid w:val="009216BB"/>
    <w:rsid w:val="00922E45"/>
    <w:rsid w:val="00922EA6"/>
    <w:rsid w:val="00923509"/>
    <w:rsid w:val="00923697"/>
    <w:rsid w:val="00923DA2"/>
    <w:rsid w:val="00924B72"/>
    <w:rsid w:val="00924FE8"/>
    <w:rsid w:val="00925190"/>
    <w:rsid w:val="009254BA"/>
    <w:rsid w:val="00925A74"/>
    <w:rsid w:val="00926A43"/>
    <w:rsid w:val="00927252"/>
    <w:rsid w:val="009273C0"/>
    <w:rsid w:val="00927553"/>
    <w:rsid w:val="00927B98"/>
    <w:rsid w:val="00927F73"/>
    <w:rsid w:val="00930143"/>
    <w:rsid w:val="00930A06"/>
    <w:rsid w:val="00931176"/>
    <w:rsid w:val="00932225"/>
    <w:rsid w:val="009325A1"/>
    <w:rsid w:val="00933955"/>
    <w:rsid w:val="009352E1"/>
    <w:rsid w:val="00936982"/>
    <w:rsid w:val="00937160"/>
    <w:rsid w:val="009378E3"/>
    <w:rsid w:val="00944401"/>
    <w:rsid w:val="00945307"/>
    <w:rsid w:val="00945452"/>
    <w:rsid w:val="00945B77"/>
    <w:rsid w:val="00946DDD"/>
    <w:rsid w:val="00946EA8"/>
    <w:rsid w:val="0094753D"/>
    <w:rsid w:val="00950944"/>
    <w:rsid w:val="00952020"/>
    <w:rsid w:val="0095422A"/>
    <w:rsid w:val="00954E0D"/>
    <w:rsid w:val="009551DF"/>
    <w:rsid w:val="009554BD"/>
    <w:rsid w:val="00955FAB"/>
    <w:rsid w:val="00956655"/>
    <w:rsid w:val="009578F3"/>
    <w:rsid w:val="00957BE7"/>
    <w:rsid w:val="00960409"/>
    <w:rsid w:val="009610A6"/>
    <w:rsid w:val="009616BC"/>
    <w:rsid w:val="00962067"/>
    <w:rsid w:val="00962E96"/>
    <w:rsid w:val="00964737"/>
    <w:rsid w:val="00965194"/>
    <w:rsid w:val="00966620"/>
    <w:rsid w:val="00966704"/>
    <w:rsid w:val="00970012"/>
    <w:rsid w:val="00970451"/>
    <w:rsid w:val="00973EBD"/>
    <w:rsid w:val="0097448A"/>
    <w:rsid w:val="0097465E"/>
    <w:rsid w:val="009748AE"/>
    <w:rsid w:val="00974ED9"/>
    <w:rsid w:val="009750B8"/>
    <w:rsid w:val="00976A2F"/>
    <w:rsid w:val="00976C49"/>
    <w:rsid w:val="00977512"/>
    <w:rsid w:val="0097785A"/>
    <w:rsid w:val="00977D32"/>
    <w:rsid w:val="00977FFC"/>
    <w:rsid w:val="00980D20"/>
    <w:rsid w:val="00981D11"/>
    <w:rsid w:val="009821E4"/>
    <w:rsid w:val="009823C1"/>
    <w:rsid w:val="00982407"/>
    <w:rsid w:val="009827ED"/>
    <w:rsid w:val="00983344"/>
    <w:rsid w:val="0098353C"/>
    <w:rsid w:val="009840B8"/>
    <w:rsid w:val="009844C3"/>
    <w:rsid w:val="00984BA7"/>
    <w:rsid w:val="00985B2C"/>
    <w:rsid w:val="0098651E"/>
    <w:rsid w:val="009865AD"/>
    <w:rsid w:val="009879A0"/>
    <w:rsid w:val="00987ABC"/>
    <w:rsid w:val="009902F6"/>
    <w:rsid w:val="009904BE"/>
    <w:rsid w:val="009914F8"/>
    <w:rsid w:val="00991849"/>
    <w:rsid w:val="0099194B"/>
    <w:rsid w:val="00992746"/>
    <w:rsid w:val="00992771"/>
    <w:rsid w:val="0099463B"/>
    <w:rsid w:val="00996880"/>
    <w:rsid w:val="009971E5"/>
    <w:rsid w:val="009978BE"/>
    <w:rsid w:val="009A0675"/>
    <w:rsid w:val="009A06AC"/>
    <w:rsid w:val="009A107A"/>
    <w:rsid w:val="009A13BA"/>
    <w:rsid w:val="009A1B3C"/>
    <w:rsid w:val="009A2A2D"/>
    <w:rsid w:val="009A2B79"/>
    <w:rsid w:val="009A37DD"/>
    <w:rsid w:val="009A41F6"/>
    <w:rsid w:val="009A5A54"/>
    <w:rsid w:val="009A6561"/>
    <w:rsid w:val="009A7145"/>
    <w:rsid w:val="009A71AB"/>
    <w:rsid w:val="009A7874"/>
    <w:rsid w:val="009A7AAB"/>
    <w:rsid w:val="009B01C8"/>
    <w:rsid w:val="009B09F9"/>
    <w:rsid w:val="009B1E3F"/>
    <w:rsid w:val="009B290C"/>
    <w:rsid w:val="009B3D3E"/>
    <w:rsid w:val="009B4202"/>
    <w:rsid w:val="009B4D46"/>
    <w:rsid w:val="009B5178"/>
    <w:rsid w:val="009B5998"/>
    <w:rsid w:val="009B5E32"/>
    <w:rsid w:val="009B6519"/>
    <w:rsid w:val="009B7739"/>
    <w:rsid w:val="009C189A"/>
    <w:rsid w:val="009C22CA"/>
    <w:rsid w:val="009C2572"/>
    <w:rsid w:val="009C28C1"/>
    <w:rsid w:val="009C3AB9"/>
    <w:rsid w:val="009C46EC"/>
    <w:rsid w:val="009C4810"/>
    <w:rsid w:val="009C4E68"/>
    <w:rsid w:val="009C4FE0"/>
    <w:rsid w:val="009C5529"/>
    <w:rsid w:val="009C6798"/>
    <w:rsid w:val="009C6B2D"/>
    <w:rsid w:val="009C73B7"/>
    <w:rsid w:val="009C7941"/>
    <w:rsid w:val="009D0082"/>
    <w:rsid w:val="009D0189"/>
    <w:rsid w:val="009D0E47"/>
    <w:rsid w:val="009D194D"/>
    <w:rsid w:val="009D196E"/>
    <w:rsid w:val="009D1B1D"/>
    <w:rsid w:val="009D1ED5"/>
    <w:rsid w:val="009D2A40"/>
    <w:rsid w:val="009D2AAD"/>
    <w:rsid w:val="009D2ACE"/>
    <w:rsid w:val="009D3785"/>
    <w:rsid w:val="009D3929"/>
    <w:rsid w:val="009D3F41"/>
    <w:rsid w:val="009D534E"/>
    <w:rsid w:val="009D56D3"/>
    <w:rsid w:val="009D58CF"/>
    <w:rsid w:val="009D5D1E"/>
    <w:rsid w:val="009D7157"/>
    <w:rsid w:val="009D7E68"/>
    <w:rsid w:val="009E04A2"/>
    <w:rsid w:val="009E0B6A"/>
    <w:rsid w:val="009E0C30"/>
    <w:rsid w:val="009E173C"/>
    <w:rsid w:val="009E22D6"/>
    <w:rsid w:val="009E2A10"/>
    <w:rsid w:val="009E340A"/>
    <w:rsid w:val="009E34FE"/>
    <w:rsid w:val="009E4069"/>
    <w:rsid w:val="009E5247"/>
    <w:rsid w:val="009E5CDF"/>
    <w:rsid w:val="009E6363"/>
    <w:rsid w:val="009F0B2F"/>
    <w:rsid w:val="009F0D69"/>
    <w:rsid w:val="009F0F90"/>
    <w:rsid w:val="009F1297"/>
    <w:rsid w:val="009F14B5"/>
    <w:rsid w:val="009F15CC"/>
    <w:rsid w:val="009F176F"/>
    <w:rsid w:val="009F201D"/>
    <w:rsid w:val="009F530D"/>
    <w:rsid w:val="009F59A9"/>
    <w:rsid w:val="009F6FD7"/>
    <w:rsid w:val="00A009E1"/>
    <w:rsid w:val="00A00CFC"/>
    <w:rsid w:val="00A010FD"/>
    <w:rsid w:val="00A011C7"/>
    <w:rsid w:val="00A023FE"/>
    <w:rsid w:val="00A02CA4"/>
    <w:rsid w:val="00A03504"/>
    <w:rsid w:val="00A03AB0"/>
    <w:rsid w:val="00A03F13"/>
    <w:rsid w:val="00A04052"/>
    <w:rsid w:val="00A040B4"/>
    <w:rsid w:val="00A04405"/>
    <w:rsid w:val="00A04BB1"/>
    <w:rsid w:val="00A05B55"/>
    <w:rsid w:val="00A07945"/>
    <w:rsid w:val="00A07AA5"/>
    <w:rsid w:val="00A10203"/>
    <w:rsid w:val="00A103FD"/>
    <w:rsid w:val="00A10998"/>
    <w:rsid w:val="00A119C0"/>
    <w:rsid w:val="00A125B9"/>
    <w:rsid w:val="00A13658"/>
    <w:rsid w:val="00A139FB"/>
    <w:rsid w:val="00A14274"/>
    <w:rsid w:val="00A15729"/>
    <w:rsid w:val="00A16866"/>
    <w:rsid w:val="00A16E2C"/>
    <w:rsid w:val="00A175C9"/>
    <w:rsid w:val="00A1795C"/>
    <w:rsid w:val="00A17D0C"/>
    <w:rsid w:val="00A20270"/>
    <w:rsid w:val="00A20C36"/>
    <w:rsid w:val="00A21169"/>
    <w:rsid w:val="00A21422"/>
    <w:rsid w:val="00A21A02"/>
    <w:rsid w:val="00A21FB5"/>
    <w:rsid w:val="00A23236"/>
    <w:rsid w:val="00A240D7"/>
    <w:rsid w:val="00A24A10"/>
    <w:rsid w:val="00A24B85"/>
    <w:rsid w:val="00A25AB0"/>
    <w:rsid w:val="00A26678"/>
    <w:rsid w:val="00A26717"/>
    <w:rsid w:val="00A26898"/>
    <w:rsid w:val="00A301BE"/>
    <w:rsid w:val="00A3020F"/>
    <w:rsid w:val="00A31FD4"/>
    <w:rsid w:val="00A3215E"/>
    <w:rsid w:val="00A32665"/>
    <w:rsid w:val="00A33A0D"/>
    <w:rsid w:val="00A34CB2"/>
    <w:rsid w:val="00A34CCD"/>
    <w:rsid w:val="00A351B5"/>
    <w:rsid w:val="00A35201"/>
    <w:rsid w:val="00A3527C"/>
    <w:rsid w:val="00A3566E"/>
    <w:rsid w:val="00A362B3"/>
    <w:rsid w:val="00A36336"/>
    <w:rsid w:val="00A367D4"/>
    <w:rsid w:val="00A36952"/>
    <w:rsid w:val="00A36A31"/>
    <w:rsid w:val="00A37715"/>
    <w:rsid w:val="00A37A78"/>
    <w:rsid w:val="00A41849"/>
    <w:rsid w:val="00A41D77"/>
    <w:rsid w:val="00A427B9"/>
    <w:rsid w:val="00A430A0"/>
    <w:rsid w:val="00A43C36"/>
    <w:rsid w:val="00A44548"/>
    <w:rsid w:val="00A44DED"/>
    <w:rsid w:val="00A44E88"/>
    <w:rsid w:val="00A4638B"/>
    <w:rsid w:val="00A47172"/>
    <w:rsid w:val="00A475D0"/>
    <w:rsid w:val="00A501BB"/>
    <w:rsid w:val="00A50482"/>
    <w:rsid w:val="00A514B0"/>
    <w:rsid w:val="00A51E38"/>
    <w:rsid w:val="00A52A00"/>
    <w:rsid w:val="00A53219"/>
    <w:rsid w:val="00A53683"/>
    <w:rsid w:val="00A53849"/>
    <w:rsid w:val="00A538D3"/>
    <w:rsid w:val="00A5437B"/>
    <w:rsid w:val="00A5455F"/>
    <w:rsid w:val="00A54AB2"/>
    <w:rsid w:val="00A54B38"/>
    <w:rsid w:val="00A5509D"/>
    <w:rsid w:val="00A555EA"/>
    <w:rsid w:val="00A565C2"/>
    <w:rsid w:val="00A5751C"/>
    <w:rsid w:val="00A576B8"/>
    <w:rsid w:val="00A601D2"/>
    <w:rsid w:val="00A603D3"/>
    <w:rsid w:val="00A60924"/>
    <w:rsid w:val="00A60CDC"/>
    <w:rsid w:val="00A61B56"/>
    <w:rsid w:val="00A6270C"/>
    <w:rsid w:val="00A62A48"/>
    <w:rsid w:val="00A62B0F"/>
    <w:rsid w:val="00A62CCB"/>
    <w:rsid w:val="00A63D22"/>
    <w:rsid w:val="00A64A87"/>
    <w:rsid w:val="00A6503E"/>
    <w:rsid w:val="00A66CC8"/>
    <w:rsid w:val="00A66D19"/>
    <w:rsid w:val="00A673F6"/>
    <w:rsid w:val="00A72A94"/>
    <w:rsid w:val="00A747FC"/>
    <w:rsid w:val="00A75218"/>
    <w:rsid w:val="00A75A38"/>
    <w:rsid w:val="00A75B2A"/>
    <w:rsid w:val="00A76772"/>
    <w:rsid w:val="00A779D2"/>
    <w:rsid w:val="00A77CBF"/>
    <w:rsid w:val="00A77D38"/>
    <w:rsid w:val="00A816CB"/>
    <w:rsid w:val="00A824AD"/>
    <w:rsid w:val="00A824C7"/>
    <w:rsid w:val="00A8295D"/>
    <w:rsid w:val="00A85427"/>
    <w:rsid w:val="00A86187"/>
    <w:rsid w:val="00A867D8"/>
    <w:rsid w:val="00A86AF8"/>
    <w:rsid w:val="00A86D87"/>
    <w:rsid w:val="00A903F2"/>
    <w:rsid w:val="00A91C13"/>
    <w:rsid w:val="00A9367A"/>
    <w:rsid w:val="00A94435"/>
    <w:rsid w:val="00A94C2B"/>
    <w:rsid w:val="00A96BC7"/>
    <w:rsid w:val="00A97047"/>
    <w:rsid w:val="00A97E84"/>
    <w:rsid w:val="00AA0B3B"/>
    <w:rsid w:val="00AA0FFA"/>
    <w:rsid w:val="00AA121F"/>
    <w:rsid w:val="00AA192C"/>
    <w:rsid w:val="00AA2244"/>
    <w:rsid w:val="00AA2328"/>
    <w:rsid w:val="00AA2780"/>
    <w:rsid w:val="00AA3810"/>
    <w:rsid w:val="00AA43A5"/>
    <w:rsid w:val="00AA540F"/>
    <w:rsid w:val="00AA6716"/>
    <w:rsid w:val="00AA757E"/>
    <w:rsid w:val="00AA7605"/>
    <w:rsid w:val="00AB0975"/>
    <w:rsid w:val="00AB1429"/>
    <w:rsid w:val="00AB1999"/>
    <w:rsid w:val="00AB3637"/>
    <w:rsid w:val="00AB5673"/>
    <w:rsid w:val="00AB6C0D"/>
    <w:rsid w:val="00AB6D00"/>
    <w:rsid w:val="00AB6F2C"/>
    <w:rsid w:val="00AC01E2"/>
    <w:rsid w:val="00AC0E3C"/>
    <w:rsid w:val="00AC0E76"/>
    <w:rsid w:val="00AC194B"/>
    <w:rsid w:val="00AC1F8C"/>
    <w:rsid w:val="00AC26C1"/>
    <w:rsid w:val="00AC2A04"/>
    <w:rsid w:val="00AC2C26"/>
    <w:rsid w:val="00AC523E"/>
    <w:rsid w:val="00AC54B6"/>
    <w:rsid w:val="00AC5DE4"/>
    <w:rsid w:val="00AC6379"/>
    <w:rsid w:val="00AC7E49"/>
    <w:rsid w:val="00AC7F4F"/>
    <w:rsid w:val="00AD03F9"/>
    <w:rsid w:val="00AD061B"/>
    <w:rsid w:val="00AD0AE0"/>
    <w:rsid w:val="00AD0D0D"/>
    <w:rsid w:val="00AD0D46"/>
    <w:rsid w:val="00AD22FA"/>
    <w:rsid w:val="00AD2F79"/>
    <w:rsid w:val="00AD3151"/>
    <w:rsid w:val="00AD3562"/>
    <w:rsid w:val="00AD35AB"/>
    <w:rsid w:val="00AD3B5F"/>
    <w:rsid w:val="00AD464E"/>
    <w:rsid w:val="00AD4C4B"/>
    <w:rsid w:val="00AD5519"/>
    <w:rsid w:val="00AD55D7"/>
    <w:rsid w:val="00AD5793"/>
    <w:rsid w:val="00AD5A89"/>
    <w:rsid w:val="00AD62F0"/>
    <w:rsid w:val="00AD670C"/>
    <w:rsid w:val="00AD6B82"/>
    <w:rsid w:val="00AD6C2D"/>
    <w:rsid w:val="00AD7A21"/>
    <w:rsid w:val="00AD7BF4"/>
    <w:rsid w:val="00ADF0CB"/>
    <w:rsid w:val="00AE0481"/>
    <w:rsid w:val="00AE0728"/>
    <w:rsid w:val="00AE0D58"/>
    <w:rsid w:val="00AE2A31"/>
    <w:rsid w:val="00AE2E5D"/>
    <w:rsid w:val="00AE457A"/>
    <w:rsid w:val="00AE46ED"/>
    <w:rsid w:val="00AE4E8B"/>
    <w:rsid w:val="00AE5A8C"/>
    <w:rsid w:val="00AE5D07"/>
    <w:rsid w:val="00AF0CB7"/>
    <w:rsid w:val="00AF125E"/>
    <w:rsid w:val="00AF1E6F"/>
    <w:rsid w:val="00AF3577"/>
    <w:rsid w:val="00AF4C97"/>
    <w:rsid w:val="00AF5418"/>
    <w:rsid w:val="00AF5D18"/>
    <w:rsid w:val="00AF5F4C"/>
    <w:rsid w:val="00AF613A"/>
    <w:rsid w:val="00AF6A75"/>
    <w:rsid w:val="00B0031F"/>
    <w:rsid w:val="00B019C4"/>
    <w:rsid w:val="00B020F6"/>
    <w:rsid w:val="00B025AE"/>
    <w:rsid w:val="00B02EE8"/>
    <w:rsid w:val="00B03360"/>
    <w:rsid w:val="00B03A13"/>
    <w:rsid w:val="00B043A9"/>
    <w:rsid w:val="00B05606"/>
    <w:rsid w:val="00B05FBA"/>
    <w:rsid w:val="00B06382"/>
    <w:rsid w:val="00B07189"/>
    <w:rsid w:val="00B071DC"/>
    <w:rsid w:val="00B107D6"/>
    <w:rsid w:val="00B11192"/>
    <w:rsid w:val="00B11397"/>
    <w:rsid w:val="00B12475"/>
    <w:rsid w:val="00B12636"/>
    <w:rsid w:val="00B127E2"/>
    <w:rsid w:val="00B1367D"/>
    <w:rsid w:val="00B1462E"/>
    <w:rsid w:val="00B1531C"/>
    <w:rsid w:val="00B168DF"/>
    <w:rsid w:val="00B16A21"/>
    <w:rsid w:val="00B16B12"/>
    <w:rsid w:val="00B20704"/>
    <w:rsid w:val="00B20BEB"/>
    <w:rsid w:val="00B2148E"/>
    <w:rsid w:val="00B2228C"/>
    <w:rsid w:val="00B2345C"/>
    <w:rsid w:val="00B2477D"/>
    <w:rsid w:val="00B24B46"/>
    <w:rsid w:val="00B24CA1"/>
    <w:rsid w:val="00B24D7C"/>
    <w:rsid w:val="00B24DA8"/>
    <w:rsid w:val="00B265C7"/>
    <w:rsid w:val="00B26D44"/>
    <w:rsid w:val="00B27CBD"/>
    <w:rsid w:val="00B30116"/>
    <w:rsid w:val="00B30C1D"/>
    <w:rsid w:val="00B30FBF"/>
    <w:rsid w:val="00B31359"/>
    <w:rsid w:val="00B317FE"/>
    <w:rsid w:val="00B32C34"/>
    <w:rsid w:val="00B32E34"/>
    <w:rsid w:val="00B33D64"/>
    <w:rsid w:val="00B34559"/>
    <w:rsid w:val="00B3480C"/>
    <w:rsid w:val="00B35D97"/>
    <w:rsid w:val="00B362F9"/>
    <w:rsid w:val="00B368C2"/>
    <w:rsid w:val="00B36EDA"/>
    <w:rsid w:val="00B40024"/>
    <w:rsid w:val="00B40091"/>
    <w:rsid w:val="00B40188"/>
    <w:rsid w:val="00B4024D"/>
    <w:rsid w:val="00B41E5F"/>
    <w:rsid w:val="00B41EBA"/>
    <w:rsid w:val="00B4367C"/>
    <w:rsid w:val="00B436C7"/>
    <w:rsid w:val="00B443C9"/>
    <w:rsid w:val="00B44F9E"/>
    <w:rsid w:val="00B45762"/>
    <w:rsid w:val="00B4647E"/>
    <w:rsid w:val="00B46701"/>
    <w:rsid w:val="00B46FE0"/>
    <w:rsid w:val="00B47CA2"/>
    <w:rsid w:val="00B501B6"/>
    <w:rsid w:val="00B50774"/>
    <w:rsid w:val="00B50F62"/>
    <w:rsid w:val="00B50F66"/>
    <w:rsid w:val="00B525C5"/>
    <w:rsid w:val="00B533F6"/>
    <w:rsid w:val="00B5396B"/>
    <w:rsid w:val="00B539EA"/>
    <w:rsid w:val="00B5576E"/>
    <w:rsid w:val="00B55864"/>
    <w:rsid w:val="00B56A30"/>
    <w:rsid w:val="00B60158"/>
    <w:rsid w:val="00B6179A"/>
    <w:rsid w:val="00B63FE1"/>
    <w:rsid w:val="00B6410D"/>
    <w:rsid w:val="00B66116"/>
    <w:rsid w:val="00B67748"/>
    <w:rsid w:val="00B67DF6"/>
    <w:rsid w:val="00B7098A"/>
    <w:rsid w:val="00B71735"/>
    <w:rsid w:val="00B71EAA"/>
    <w:rsid w:val="00B726E7"/>
    <w:rsid w:val="00B7283A"/>
    <w:rsid w:val="00B728FB"/>
    <w:rsid w:val="00B73836"/>
    <w:rsid w:val="00B73ABE"/>
    <w:rsid w:val="00B7428B"/>
    <w:rsid w:val="00B764F6"/>
    <w:rsid w:val="00B76A33"/>
    <w:rsid w:val="00B77081"/>
    <w:rsid w:val="00B77256"/>
    <w:rsid w:val="00B7770C"/>
    <w:rsid w:val="00B77785"/>
    <w:rsid w:val="00B81EDD"/>
    <w:rsid w:val="00B81F2A"/>
    <w:rsid w:val="00B8286E"/>
    <w:rsid w:val="00B833A6"/>
    <w:rsid w:val="00B83546"/>
    <w:rsid w:val="00B84EF2"/>
    <w:rsid w:val="00B853BF"/>
    <w:rsid w:val="00B853E0"/>
    <w:rsid w:val="00B85490"/>
    <w:rsid w:val="00B85FA4"/>
    <w:rsid w:val="00B860C3"/>
    <w:rsid w:val="00B86773"/>
    <w:rsid w:val="00B86C3C"/>
    <w:rsid w:val="00B86F88"/>
    <w:rsid w:val="00B877A7"/>
    <w:rsid w:val="00B90E19"/>
    <w:rsid w:val="00B91350"/>
    <w:rsid w:val="00B91532"/>
    <w:rsid w:val="00B91F75"/>
    <w:rsid w:val="00B9265A"/>
    <w:rsid w:val="00B94E4B"/>
    <w:rsid w:val="00B94EB8"/>
    <w:rsid w:val="00B961D9"/>
    <w:rsid w:val="00B96B82"/>
    <w:rsid w:val="00B970AF"/>
    <w:rsid w:val="00BA023E"/>
    <w:rsid w:val="00BA0345"/>
    <w:rsid w:val="00BA0A2D"/>
    <w:rsid w:val="00BA137A"/>
    <w:rsid w:val="00BA1526"/>
    <w:rsid w:val="00BA2BBB"/>
    <w:rsid w:val="00BA2F12"/>
    <w:rsid w:val="00BA35AE"/>
    <w:rsid w:val="00BA44BB"/>
    <w:rsid w:val="00BA4B98"/>
    <w:rsid w:val="00BA4FA3"/>
    <w:rsid w:val="00BA6AED"/>
    <w:rsid w:val="00BA6ED6"/>
    <w:rsid w:val="00BA6EF0"/>
    <w:rsid w:val="00BA6FAB"/>
    <w:rsid w:val="00BA7508"/>
    <w:rsid w:val="00BA778B"/>
    <w:rsid w:val="00BB0048"/>
    <w:rsid w:val="00BB0697"/>
    <w:rsid w:val="00BB071D"/>
    <w:rsid w:val="00BB0CAA"/>
    <w:rsid w:val="00BB12A1"/>
    <w:rsid w:val="00BB1CD4"/>
    <w:rsid w:val="00BB3496"/>
    <w:rsid w:val="00BB6B74"/>
    <w:rsid w:val="00BB717A"/>
    <w:rsid w:val="00BC00E2"/>
    <w:rsid w:val="00BC0D7F"/>
    <w:rsid w:val="00BC148C"/>
    <w:rsid w:val="00BC1C1C"/>
    <w:rsid w:val="00BC261B"/>
    <w:rsid w:val="00BC2E6F"/>
    <w:rsid w:val="00BC323C"/>
    <w:rsid w:val="00BC4E33"/>
    <w:rsid w:val="00BC6849"/>
    <w:rsid w:val="00BC7612"/>
    <w:rsid w:val="00BD0A20"/>
    <w:rsid w:val="00BD0F78"/>
    <w:rsid w:val="00BD1210"/>
    <w:rsid w:val="00BD18BB"/>
    <w:rsid w:val="00BD1BCC"/>
    <w:rsid w:val="00BD242F"/>
    <w:rsid w:val="00BD2866"/>
    <w:rsid w:val="00BD2B3E"/>
    <w:rsid w:val="00BD2E24"/>
    <w:rsid w:val="00BD3180"/>
    <w:rsid w:val="00BD33A6"/>
    <w:rsid w:val="00BD3732"/>
    <w:rsid w:val="00BD3E3F"/>
    <w:rsid w:val="00BD4756"/>
    <w:rsid w:val="00BD4D6D"/>
    <w:rsid w:val="00BD5458"/>
    <w:rsid w:val="00BD5A8F"/>
    <w:rsid w:val="00BD6753"/>
    <w:rsid w:val="00BD7132"/>
    <w:rsid w:val="00BD78B1"/>
    <w:rsid w:val="00BD7ACF"/>
    <w:rsid w:val="00BE02A1"/>
    <w:rsid w:val="00BE1022"/>
    <w:rsid w:val="00BE186F"/>
    <w:rsid w:val="00BE204E"/>
    <w:rsid w:val="00BE383F"/>
    <w:rsid w:val="00BE4620"/>
    <w:rsid w:val="00BE48EC"/>
    <w:rsid w:val="00BE4C6C"/>
    <w:rsid w:val="00BE4FCD"/>
    <w:rsid w:val="00BE5737"/>
    <w:rsid w:val="00BE5B92"/>
    <w:rsid w:val="00BE6044"/>
    <w:rsid w:val="00BE686B"/>
    <w:rsid w:val="00BE72D1"/>
    <w:rsid w:val="00BF03AC"/>
    <w:rsid w:val="00BF0A4F"/>
    <w:rsid w:val="00BF1BA4"/>
    <w:rsid w:val="00BF274C"/>
    <w:rsid w:val="00BF275B"/>
    <w:rsid w:val="00BF27CE"/>
    <w:rsid w:val="00BF29BF"/>
    <w:rsid w:val="00BF49BF"/>
    <w:rsid w:val="00BF556A"/>
    <w:rsid w:val="00BF648C"/>
    <w:rsid w:val="00BF6D89"/>
    <w:rsid w:val="00BF7084"/>
    <w:rsid w:val="00BF7138"/>
    <w:rsid w:val="00BF7A8E"/>
    <w:rsid w:val="00C0029C"/>
    <w:rsid w:val="00C0439A"/>
    <w:rsid w:val="00C04D05"/>
    <w:rsid w:val="00C052C0"/>
    <w:rsid w:val="00C05FF4"/>
    <w:rsid w:val="00C0703F"/>
    <w:rsid w:val="00C07272"/>
    <w:rsid w:val="00C07358"/>
    <w:rsid w:val="00C07844"/>
    <w:rsid w:val="00C10B42"/>
    <w:rsid w:val="00C10C4A"/>
    <w:rsid w:val="00C10D9C"/>
    <w:rsid w:val="00C10E18"/>
    <w:rsid w:val="00C12ADD"/>
    <w:rsid w:val="00C12C2C"/>
    <w:rsid w:val="00C13028"/>
    <w:rsid w:val="00C13A8B"/>
    <w:rsid w:val="00C14BBE"/>
    <w:rsid w:val="00C14EFD"/>
    <w:rsid w:val="00C15F1A"/>
    <w:rsid w:val="00C1651A"/>
    <w:rsid w:val="00C178F2"/>
    <w:rsid w:val="00C17A6F"/>
    <w:rsid w:val="00C20C28"/>
    <w:rsid w:val="00C22464"/>
    <w:rsid w:val="00C22541"/>
    <w:rsid w:val="00C22E8B"/>
    <w:rsid w:val="00C23599"/>
    <w:rsid w:val="00C24B2F"/>
    <w:rsid w:val="00C26320"/>
    <w:rsid w:val="00C27451"/>
    <w:rsid w:val="00C27575"/>
    <w:rsid w:val="00C275DB"/>
    <w:rsid w:val="00C306F6"/>
    <w:rsid w:val="00C316C5"/>
    <w:rsid w:val="00C31FE6"/>
    <w:rsid w:val="00C320D7"/>
    <w:rsid w:val="00C32D20"/>
    <w:rsid w:val="00C34A1D"/>
    <w:rsid w:val="00C34E37"/>
    <w:rsid w:val="00C354BE"/>
    <w:rsid w:val="00C37133"/>
    <w:rsid w:val="00C3751A"/>
    <w:rsid w:val="00C3776B"/>
    <w:rsid w:val="00C37898"/>
    <w:rsid w:val="00C4021B"/>
    <w:rsid w:val="00C40D96"/>
    <w:rsid w:val="00C410CF"/>
    <w:rsid w:val="00C410E1"/>
    <w:rsid w:val="00C41256"/>
    <w:rsid w:val="00C416A1"/>
    <w:rsid w:val="00C417C4"/>
    <w:rsid w:val="00C4226D"/>
    <w:rsid w:val="00C42823"/>
    <w:rsid w:val="00C449E0"/>
    <w:rsid w:val="00C450F8"/>
    <w:rsid w:val="00C451BF"/>
    <w:rsid w:val="00C46967"/>
    <w:rsid w:val="00C46FF5"/>
    <w:rsid w:val="00C47F28"/>
    <w:rsid w:val="00C50DC1"/>
    <w:rsid w:val="00C515D5"/>
    <w:rsid w:val="00C52043"/>
    <w:rsid w:val="00C52738"/>
    <w:rsid w:val="00C52A7B"/>
    <w:rsid w:val="00C52E48"/>
    <w:rsid w:val="00C52E74"/>
    <w:rsid w:val="00C54550"/>
    <w:rsid w:val="00C556D6"/>
    <w:rsid w:val="00C558DA"/>
    <w:rsid w:val="00C56BAF"/>
    <w:rsid w:val="00C6018B"/>
    <w:rsid w:val="00C604F6"/>
    <w:rsid w:val="00C61854"/>
    <w:rsid w:val="00C6190C"/>
    <w:rsid w:val="00C62D0E"/>
    <w:rsid w:val="00C64AAB"/>
    <w:rsid w:val="00C667D1"/>
    <w:rsid w:val="00C702BA"/>
    <w:rsid w:val="00C7059B"/>
    <w:rsid w:val="00C71093"/>
    <w:rsid w:val="00C71172"/>
    <w:rsid w:val="00C71E16"/>
    <w:rsid w:val="00C7250E"/>
    <w:rsid w:val="00C72A35"/>
    <w:rsid w:val="00C72AC3"/>
    <w:rsid w:val="00C738BC"/>
    <w:rsid w:val="00C7400D"/>
    <w:rsid w:val="00C742CF"/>
    <w:rsid w:val="00C744E9"/>
    <w:rsid w:val="00C74A60"/>
    <w:rsid w:val="00C75020"/>
    <w:rsid w:val="00C75358"/>
    <w:rsid w:val="00C7714B"/>
    <w:rsid w:val="00C802CA"/>
    <w:rsid w:val="00C81081"/>
    <w:rsid w:val="00C81094"/>
    <w:rsid w:val="00C8310A"/>
    <w:rsid w:val="00C849F1"/>
    <w:rsid w:val="00C84CEF"/>
    <w:rsid w:val="00C856FC"/>
    <w:rsid w:val="00C85D41"/>
    <w:rsid w:val="00C869AF"/>
    <w:rsid w:val="00C86E8B"/>
    <w:rsid w:val="00C87398"/>
    <w:rsid w:val="00C876E3"/>
    <w:rsid w:val="00C87A5E"/>
    <w:rsid w:val="00C91446"/>
    <w:rsid w:val="00C91EA9"/>
    <w:rsid w:val="00C91F94"/>
    <w:rsid w:val="00C941C8"/>
    <w:rsid w:val="00C94A00"/>
    <w:rsid w:val="00C95137"/>
    <w:rsid w:val="00C95452"/>
    <w:rsid w:val="00C95F0F"/>
    <w:rsid w:val="00C9665C"/>
    <w:rsid w:val="00C9754A"/>
    <w:rsid w:val="00C9769A"/>
    <w:rsid w:val="00C97F91"/>
    <w:rsid w:val="00CA0057"/>
    <w:rsid w:val="00CA12E4"/>
    <w:rsid w:val="00CA27CA"/>
    <w:rsid w:val="00CA3323"/>
    <w:rsid w:val="00CA3B55"/>
    <w:rsid w:val="00CA3E52"/>
    <w:rsid w:val="00CA44C0"/>
    <w:rsid w:val="00CA474C"/>
    <w:rsid w:val="00CA4E48"/>
    <w:rsid w:val="00CA5665"/>
    <w:rsid w:val="00CA5680"/>
    <w:rsid w:val="00CA5B47"/>
    <w:rsid w:val="00CA5B8C"/>
    <w:rsid w:val="00CA5C9C"/>
    <w:rsid w:val="00CA6AEA"/>
    <w:rsid w:val="00CA706A"/>
    <w:rsid w:val="00CB003D"/>
    <w:rsid w:val="00CB14F3"/>
    <w:rsid w:val="00CB3114"/>
    <w:rsid w:val="00CB40A1"/>
    <w:rsid w:val="00CB460E"/>
    <w:rsid w:val="00CB48F1"/>
    <w:rsid w:val="00CB52E7"/>
    <w:rsid w:val="00CB60CF"/>
    <w:rsid w:val="00CB6422"/>
    <w:rsid w:val="00CB6EBB"/>
    <w:rsid w:val="00CB71B6"/>
    <w:rsid w:val="00CB7D58"/>
    <w:rsid w:val="00CC04EC"/>
    <w:rsid w:val="00CC068A"/>
    <w:rsid w:val="00CC0CDA"/>
    <w:rsid w:val="00CC0E1C"/>
    <w:rsid w:val="00CC156F"/>
    <w:rsid w:val="00CC180F"/>
    <w:rsid w:val="00CC27F4"/>
    <w:rsid w:val="00CC2A06"/>
    <w:rsid w:val="00CC37DE"/>
    <w:rsid w:val="00CC4F5A"/>
    <w:rsid w:val="00CC4FC9"/>
    <w:rsid w:val="00CC5C16"/>
    <w:rsid w:val="00CC6C2C"/>
    <w:rsid w:val="00CD01E2"/>
    <w:rsid w:val="00CD127B"/>
    <w:rsid w:val="00CD218C"/>
    <w:rsid w:val="00CD602E"/>
    <w:rsid w:val="00CD699A"/>
    <w:rsid w:val="00CD7735"/>
    <w:rsid w:val="00CE053C"/>
    <w:rsid w:val="00CE05C9"/>
    <w:rsid w:val="00CE0A9B"/>
    <w:rsid w:val="00CE199E"/>
    <w:rsid w:val="00CE1CD5"/>
    <w:rsid w:val="00CE2386"/>
    <w:rsid w:val="00CE379C"/>
    <w:rsid w:val="00CE3B03"/>
    <w:rsid w:val="00CE420E"/>
    <w:rsid w:val="00CE5487"/>
    <w:rsid w:val="00CE6109"/>
    <w:rsid w:val="00CE7817"/>
    <w:rsid w:val="00CF05D5"/>
    <w:rsid w:val="00CF0D4C"/>
    <w:rsid w:val="00CF1826"/>
    <w:rsid w:val="00CF2FE8"/>
    <w:rsid w:val="00CF36A6"/>
    <w:rsid w:val="00CF3F9E"/>
    <w:rsid w:val="00CF4A55"/>
    <w:rsid w:val="00CF4C16"/>
    <w:rsid w:val="00CF5028"/>
    <w:rsid w:val="00CF6856"/>
    <w:rsid w:val="00CF73FD"/>
    <w:rsid w:val="00D000EC"/>
    <w:rsid w:val="00D01464"/>
    <w:rsid w:val="00D021DD"/>
    <w:rsid w:val="00D02DE9"/>
    <w:rsid w:val="00D03D97"/>
    <w:rsid w:val="00D04D11"/>
    <w:rsid w:val="00D05360"/>
    <w:rsid w:val="00D054DD"/>
    <w:rsid w:val="00D05BAD"/>
    <w:rsid w:val="00D064DE"/>
    <w:rsid w:val="00D07986"/>
    <w:rsid w:val="00D1007A"/>
    <w:rsid w:val="00D10ECF"/>
    <w:rsid w:val="00D11CA5"/>
    <w:rsid w:val="00D120EF"/>
    <w:rsid w:val="00D12509"/>
    <w:rsid w:val="00D13074"/>
    <w:rsid w:val="00D1572F"/>
    <w:rsid w:val="00D164BF"/>
    <w:rsid w:val="00D16C4C"/>
    <w:rsid w:val="00D16CCF"/>
    <w:rsid w:val="00D178A0"/>
    <w:rsid w:val="00D17E2D"/>
    <w:rsid w:val="00D17E33"/>
    <w:rsid w:val="00D204FB"/>
    <w:rsid w:val="00D20543"/>
    <w:rsid w:val="00D20C9E"/>
    <w:rsid w:val="00D210F4"/>
    <w:rsid w:val="00D211DC"/>
    <w:rsid w:val="00D21A8C"/>
    <w:rsid w:val="00D223AF"/>
    <w:rsid w:val="00D22503"/>
    <w:rsid w:val="00D23018"/>
    <w:rsid w:val="00D24406"/>
    <w:rsid w:val="00D253BC"/>
    <w:rsid w:val="00D26470"/>
    <w:rsid w:val="00D26EA1"/>
    <w:rsid w:val="00D27233"/>
    <w:rsid w:val="00D2737C"/>
    <w:rsid w:val="00D30158"/>
    <w:rsid w:val="00D302B2"/>
    <w:rsid w:val="00D303DD"/>
    <w:rsid w:val="00D30DAE"/>
    <w:rsid w:val="00D31138"/>
    <w:rsid w:val="00D3126E"/>
    <w:rsid w:val="00D317D2"/>
    <w:rsid w:val="00D3188F"/>
    <w:rsid w:val="00D347FB"/>
    <w:rsid w:val="00D40311"/>
    <w:rsid w:val="00D4066C"/>
    <w:rsid w:val="00D41033"/>
    <w:rsid w:val="00D4265E"/>
    <w:rsid w:val="00D42CFF"/>
    <w:rsid w:val="00D42F54"/>
    <w:rsid w:val="00D4358D"/>
    <w:rsid w:val="00D43814"/>
    <w:rsid w:val="00D43CC3"/>
    <w:rsid w:val="00D43D01"/>
    <w:rsid w:val="00D44A0B"/>
    <w:rsid w:val="00D44DDC"/>
    <w:rsid w:val="00D44E4F"/>
    <w:rsid w:val="00D465F2"/>
    <w:rsid w:val="00D46C9A"/>
    <w:rsid w:val="00D46F99"/>
    <w:rsid w:val="00D4701D"/>
    <w:rsid w:val="00D47060"/>
    <w:rsid w:val="00D4749F"/>
    <w:rsid w:val="00D476C1"/>
    <w:rsid w:val="00D47B83"/>
    <w:rsid w:val="00D4D980"/>
    <w:rsid w:val="00D50893"/>
    <w:rsid w:val="00D51285"/>
    <w:rsid w:val="00D51A4C"/>
    <w:rsid w:val="00D51DAA"/>
    <w:rsid w:val="00D5262E"/>
    <w:rsid w:val="00D52A19"/>
    <w:rsid w:val="00D535D2"/>
    <w:rsid w:val="00D54353"/>
    <w:rsid w:val="00D5469C"/>
    <w:rsid w:val="00D558DD"/>
    <w:rsid w:val="00D55D9F"/>
    <w:rsid w:val="00D55ED7"/>
    <w:rsid w:val="00D564D7"/>
    <w:rsid w:val="00D56658"/>
    <w:rsid w:val="00D56AF8"/>
    <w:rsid w:val="00D5759D"/>
    <w:rsid w:val="00D577A4"/>
    <w:rsid w:val="00D57FBE"/>
    <w:rsid w:val="00D60606"/>
    <w:rsid w:val="00D614CC"/>
    <w:rsid w:val="00D615A5"/>
    <w:rsid w:val="00D61D44"/>
    <w:rsid w:val="00D6200A"/>
    <w:rsid w:val="00D632F0"/>
    <w:rsid w:val="00D63904"/>
    <w:rsid w:val="00D63ADC"/>
    <w:rsid w:val="00D63C4B"/>
    <w:rsid w:val="00D65445"/>
    <w:rsid w:val="00D654AC"/>
    <w:rsid w:val="00D65A9D"/>
    <w:rsid w:val="00D66722"/>
    <w:rsid w:val="00D66BAA"/>
    <w:rsid w:val="00D675B3"/>
    <w:rsid w:val="00D67893"/>
    <w:rsid w:val="00D70075"/>
    <w:rsid w:val="00D701C7"/>
    <w:rsid w:val="00D707F8"/>
    <w:rsid w:val="00D70E73"/>
    <w:rsid w:val="00D719C9"/>
    <w:rsid w:val="00D72CB2"/>
    <w:rsid w:val="00D731EE"/>
    <w:rsid w:val="00D73B7B"/>
    <w:rsid w:val="00D75408"/>
    <w:rsid w:val="00D77CE0"/>
    <w:rsid w:val="00D8040D"/>
    <w:rsid w:val="00D80D7C"/>
    <w:rsid w:val="00D80E28"/>
    <w:rsid w:val="00D8168E"/>
    <w:rsid w:val="00D8269F"/>
    <w:rsid w:val="00D829C3"/>
    <w:rsid w:val="00D82EAE"/>
    <w:rsid w:val="00D83D98"/>
    <w:rsid w:val="00D84BBB"/>
    <w:rsid w:val="00D8514B"/>
    <w:rsid w:val="00D8521A"/>
    <w:rsid w:val="00D85740"/>
    <w:rsid w:val="00D874A1"/>
    <w:rsid w:val="00D87BF2"/>
    <w:rsid w:val="00D90E15"/>
    <w:rsid w:val="00D90FA2"/>
    <w:rsid w:val="00D917F4"/>
    <w:rsid w:val="00D92597"/>
    <w:rsid w:val="00D92B51"/>
    <w:rsid w:val="00D92B97"/>
    <w:rsid w:val="00D93EA9"/>
    <w:rsid w:val="00D95312"/>
    <w:rsid w:val="00D9557D"/>
    <w:rsid w:val="00D959CB"/>
    <w:rsid w:val="00D95BEC"/>
    <w:rsid w:val="00D95C61"/>
    <w:rsid w:val="00D9719B"/>
    <w:rsid w:val="00D979AF"/>
    <w:rsid w:val="00D97BB0"/>
    <w:rsid w:val="00DA101D"/>
    <w:rsid w:val="00DA18DA"/>
    <w:rsid w:val="00DA1BC2"/>
    <w:rsid w:val="00DA21F6"/>
    <w:rsid w:val="00DA2693"/>
    <w:rsid w:val="00DA40C4"/>
    <w:rsid w:val="00DA47D5"/>
    <w:rsid w:val="00DA4C27"/>
    <w:rsid w:val="00DA53E1"/>
    <w:rsid w:val="00DA5463"/>
    <w:rsid w:val="00DA5FA7"/>
    <w:rsid w:val="00DA6A13"/>
    <w:rsid w:val="00DA6DF5"/>
    <w:rsid w:val="00DA7979"/>
    <w:rsid w:val="00DA7AF4"/>
    <w:rsid w:val="00DB0093"/>
    <w:rsid w:val="00DB05E1"/>
    <w:rsid w:val="00DB16E6"/>
    <w:rsid w:val="00DB2EE4"/>
    <w:rsid w:val="00DB3536"/>
    <w:rsid w:val="00DB370F"/>
    <w:rsid w:val="00DB4A05"/>
    <w:rsid w:val="00DB4ED7"/>
    <w:rsid w:val="00DB6299"/>
    <w:rsid w:val="00DB6633"/>
    <w:rsid w:val="00DB6751"/>
    <w:rsid w:val="00DB7154"/>
    <w:rsid w:val="00DB717A"/>
    <w:rsid w:val="00DC108D"/>
    <w:rsid w:val="00DC145D"/>
    <w:rsid w:val="00DC21B9"/>
    <w:rsid w:val="00DC21F2"/>
    <w:rsid w:val="00DC29A2"/>
    <w:rsid w:val="00DC33DB"/>
    <w:rsid w:val="00DC341C"/>
    <w:rsid w:val="00DC37E3"/>
    <w:rsid w:val="00DC4F4B"/>
    <w:rsid w:val="00DC550B"/>
    <w:rsid w:val="00DC561A"/>
    <w:rsid w:val="00DC5900"/>
    <w:rsid w:val="00DC713C"/>
    <w:rsid w:val="00DC75E4"/>
    <w:rsid w:val="00DC7764"/>
    <w:rsid w:val="00DCF665"/>
    <w:rsid w:val="00DD0ECB"/>
    <w:rsid w:val="00DD1DF1"/>
    <w:rsid w:val="00DD2283"/>
    <w:rsid w:val="00DD2443"/>
    <w:rsid w:val="00DD2A69"/>
    <w:rsid w:val="00DD2BF0"/>
    <w:rsid w:val="00DD34B8"/>
    <w:rsid w:val="00DD3552"/>
    <w:rsid w:val="00DD362A"/>
    <w:rsid w:val="00DD36F4"/>
    <w:rsid w:val="00DD385B"/>
    <w:rsid w:val="00DD3B06"/>
    <w:rsid w:val="00DD3C49"/>
    <w:rsid w:val="00DD7D5D"/>
    <w:rsid w:val="00DE1EBE"/>
    <w:rsid w:val="00DE1F7C"/>
    <w:rsid w:val="00DE25C8"/>
    <w:rsid w:val="00DE3012"/>
    <w:rsid w:val="00DE4C18"/>
    <w:rsid w:val="00DE5A2E"/>
    <w:rsid w:val="00DE5F3D"/>
    <w:rsid w:val="00DF0DFC"/>
    <w:rsid w:val="00DF123C"/>
    <w:rsid w:val="00DF1CA6"/>
    <w:rsid w:val="00DF2613"/>
    <w:rsid w:val="00DF2A7E"/>
    <w:rsid w:val="00DF3A5C"/>
    <w:rsid w:val="00DF4ECF"/>
    <w:rsid w:val="00DF501C"/>
    <w:rsid w:val="00DF6134"/>
    <w:rsid w:val="00DF65EB"/>
    <w:rsid w:val="00DF6720"/>
    <w:rsid w:val="00E00D94"/>
    <w:rsid w:val="00E011CF"/>
    <w:rsid w:val="00E01602"/>
    <w:rsid w:val="00E01E1C"/>
    <w:rsid w:val="00E042CC"/>
    <w:rsid w:val="00E048D5"/>
    <w:rsid w:val="00E04F4B"/>
    <w:rsid w:val="00E05C8B"/>
    <w:rsid w:val="00E06F97"/>
    <w:rsid w:val="00E07596"/>
    <w:rsid w:val="00E07D5F"/>
    <w:rsid w:val="00E1131B"/>
    <w:rsid w:val="00E11F3E"/>
    <w:rsid w:val="00E12F2D"/>
    <w:rsid w:val="00E13C39"/>
    <w:rsid w:val="00E14957"/>
    <w:rsid w:val="00E15472"/>
    <w:rsid w:val="00E15750"/>
    <w:rsid w:val="00E15BB6"/>
    <w:rsid w:val="00E15C99"/>
    <w:rsid w:val="00E16E2B"/>
    <w:rsid w:val="00E1757B"/>
    <w:rsid w:val="00E17F8F"/>
    <w:rsid w:val="00E20EEF"/>
    <w:rsid w:val="00E21994"/>
    <w:rsid w:val="00E21D16"/>
    <w:rsid w:val="00E225D2"/>
    <w:rsid w:val="00E22A84"/>
    <w:rsid w:val="00E23A95"/>
    <w:rsid w:val="00E245F2"/>
    <w:rsid w:val="00E24EA2"/>
    <w:rsid w:val="00E25359"/>
    <w:rsid w:val="00E26B5E"/>
    <w:rsid w:val="00E27938"/>
    <w:rsid w:val="00E27B4C"/>
    <w:rsid w:val="00E27C85"/>
    <w:rsid w:val="00E3103E"/>
    <w:rsid w:val="00E31478"/>
    <w:rsid w:val="00E316C9"/>
    <w:rsid w:val="00E320BD"/>
    <w:rsid w:val="00E32400"/>
    <w:rsid w:val="00E34315"/>
    <w:rsid w:val="00E34529"/>
    <w:rsid w:val="00E36043"/>
    <w:rsid w:val="00E360D8"/>
    <w:rsid w:val="00E36645"/>
    <w:rsid w:val="00E36C05"/>
    <w:rsid w:val="00E37ACB"/>
    <w:rsid w:val="00E40372"/>
    <w:rsid w:val="00E40459"/>
    <w:rsid w:val="00E40E9D"/>
    <w:rsid w:val="00E4147B"/>
    <w:rsid w:val="00E41BDB"/>
    <w:rsid w:val="00E4231F"/>
    <w:rsid w:val="00E42A53"/>
    <w:rsid w:val="00E4316A"/>
    <w:rsid w:val="00E44283"/>
    <w:rsid w:val="00E44349"/>
    <w:rsid w:val="00E46B3E"/>
    <w:rsid w:val="00E46BD7"/>
    <w:rsid w:val="00E475C9"/>
    <w:rsid w:val="00E50387"/>
    <w:rsid w:val="00E50437"/>
    <w:rsid w:val="00E50CD1"/>
    <w:rsid w:val="00E51948"/>
    <w:rsid w:val="00E52E39"/>
    <w:rsid w:val="00E53F10"/>
    <w:rsid w:val="00E5429A"/>
    <w:rsid w:val="00E54AF5"/>
    <w:rsid w:val="00E55656"/>
    <w:rsid w:val="00E55F3A"/>
    <w:rsid w:val="00E56582"/>
    <w:rsid w:val="00E605F4"/>
    <w:rsid w:val="00E616B9"/>
    <w:rsid w:val="00E6283B"/>
    <w:rsid w:val="00E65067"/>
    <w:rsid w:val="00E65778"/>
    <w:rsid w:val="00E662D4"/>
    <w:rsid w:val="00E666DA"/>
    <w:rsid w:val="00E668AF"/>
    <w:rsid w:val="00E671DE"/>
    <w:rsid w:val="00E67337"/>
    <w:rsid w:val="00E67A4B"/>
    <w:rsid w:val="00E7043D"/>
    <w:rsid w:val="00E70512"/>
    <w:rsid w:val="00E7070F"/>
    <w:rsid w:val="00E7176A"/>
    <w:rsid w:val="00E72A18"/>
    <w:rsid w:val="00E72F2B"/>
    <w:rsid w:val="00E734D1"/>
    <w:rsid w:val="00E73A52"/>
    <w:rsid w:val="00E73E8E"/>
    <w:rsid w:val="00E7483E"/>
    <w:rsid w:val="00E750F2"/>
    <w:rsid w:val="00E754C1"/>
    <w:rsid w:val="00E8127F"/>
    <w:rsid w:val="00E82623"/>
    <w:rsid w:val="00E8319D"/>
    <w:rsid w:val="00E83201"/>
    <w:rsid w:val="00E8533E"/>
    <w:rsid w:val="00E855DF"/>
    <w:rsid w:val="00E85DA7"/>
    <w:rsid w:val="00E86519"/>
    <w:rsid w:val="00E86E78"/>
    <w:rsid w:val="00E87719"/>
    <w:rsid w:val="00E90F47"/>
    <w:rsid w:val="00E910E8"/>
    <w:rsid w:val="00E9173D"/>
    <w:rsid w:val="00E91857"/>
    <w:rsid w:val="00E926CD"/>
    <w:rsid w:val="00E938C3"/>
    <w:rsid w:val="00E93994"/>
    <w:rsid w:val="00E93CB0"/>
    <w:rsid w:val="00E94742"/>
    <w:rsid w:val="00E96BCA"/>
    <w:rsid w:val="00E96D42"/>
    <w:rsid w:val="00E96FB9"/>
    <w:rsid w:val="00E977F3"/>
    <w:rsid w:val="00EA0641"/>
    <w:rsid w:val="00EA0CF5"/>
    <w:rsid w:val="00EA2349"/>
    <w:rsid w:val="00EA2D7B"/>
    <w:rsid w:val="00EA2FE5"/>
    <w:rsid w:val="00EA46CF"/>
    <w:rsid w:val="00EA52AC"/>
    <w:rsid w:val="00EA5771"/>
    <w:rsid w:val="00EA5A76"/>
    <w:rsid w:val="00EA6415"/>
    <w:rsid w:val="00EA73B1"/>
    <w:rsid w:val="00EA7F60"/>
    <w:rsid w:val="00EB01C3"/>
    <w:rsid w:val="00EB0B20"/>
    <w:rsid w:val="00EB105A"/>
    <w:rsid w:val="00EB153D"/>
    <w:rsid w:val="00EB1D0F"/>
    <w:rsid w:val="00EB1E3B"/>
    <w:rsid w:val="00EB29C1"/>
    <w:rsid w:val="00EB3051"/>
    <w:rsid w:val="00EB3BE6"/>
    <w:rsid w:val="00EB594B"/>
    <w:rsid w:val="00EB7929"/>
    <w:rsid w:val="00EB7B18"/>
    <w:rsid w:val="00EC13C2"/>
    <w:rsid w:val="00EC23CD"/>
    <w:rsid w:val="00EC25BE"/>
    <w:rsid w:val="00EC28F1"/>
    <w:rsid w:val="00EC2BEC"/>
    <w:rsid w:val="00EC34B5"/>
    <w:rsid w:val="00EC3D65"/>
    <w:rsid w:val="00EC454A"/>
    <w:rsid w:val="00EC61D5"/>
    <w:rsid w:val="00EC6BD6"/>
    <w:rsid w:val="00ED05A3"/>
    <w:rsid w:val="00ED06DF"/>
    <w:rsid w:val="00ED0B1E"/>
    <w:rsid w:val="00ED10BC"/>
    <w:rsid w:val="00ED15D5"/>
    <w:rsid w:val="00ED2EE7"/>
    <w:rsid w:val="00ED3642"/>
    <w:rsid w:val="00ED5422"/>
    <w:rsid w:val="00ED6FEB"/>
    <w:rsid w:val="00ED7A1F"/>
    <w:rsid w:val="00ED7EE4"/>
    <w:rsid w:val="00EE1059"/>
    <w:rsid w:val="00EE1660"/>
    <w:rsid w:val="00EE1829"/>
    <w:rsid w:val="00EE288E"/>
    <w:rsid w:val="00EE293D"/>
    <w:rsid w:val="00EE2AAB"/>
    <w:rsid w:val="00EE2D76"/>
    <w:rsid w:val="00EE3500"/>
    <w:rsid w:val="00EE5333"/>
    <w:rsid w:val="00EE5BA3"/>
    <w:rsid w:val="00EE64CA"/>
    <w:rsid w:val="00EE64CB"/>
    <w:rsid w:val="00EE72E6"/>
    <w:rsid w:val="00EE7424"/>
    <w:rsid w:val="00EE7EE6"/>
    <w:rsid w:val="00EF0483"/>
    <w:rsid w:val="00EF0B89"/>
    <w:rsid w:val="00EF2D45"/>
    <w:rsid w:val="00EF2E7A"/>
    <w:rsid w:val="00EF2F2D"/>
    <w:rsid w:val="00EF2FA7"/>
    <w:rsid w:val="00EF42AA"/>
    <w:rsid w:val="00EF47C2"/>
    <w:rsid w:val="00EF4850"/>
    <w:rsid w:val="00EF6097"/>
    <w:rsid w:val="00EF7226"/>
    <w:rsid w:val="00EF7628"/>
    <w:rsid w:val="00EF7922"/>
    <w:rsid w:val="00F00344"/>
    <w:rsid w:val="00F01617"/>
    <w:rsid w:val="00F018B0"/>
    <w:rsid w:val="00F01942"/>
    <w:rsid w:val="00F02FE7"/>
    <w:rsid w:val="00F0585D"/>
    <w:rsid w:val="00F079F4"/>
    <w:rsid w:val="00F10221"/>
    <w:rsid w:val="00F107CB"/>
    <w:rsid w:val="00F10816"/>
    <w:rsid w:val="00F135C2"/>
    <w:rsid w:val="00F1379A"/>
    <w:rsid w:val="00F13976"/>
    <w:rsid w:val="00F13A02"/>
    <w:rsid w:val="00F13F72"/>
    <w:rsid w:val="00F1416B"/>
    <w:rsid w:val="00F1419D"/>
    <w:rsid w:val="00F14BD0"/>
    <w:rsid w:val="00F1512A"/>
    <w:rsid w:val="00F155AC"/>
    <w:rsid w:val="00F167A0"/>
    <w:rsid w:val="00F1719F"/>
    <w:rsid w:val="00F191CE"/>
    <w:rsid w:val="00F20291"/>
    <w:rsid w:val="00F21545"/>
    <w:rsid w:val="00F216A2"/>
    <w:rsid w:val="00F21717"/>
    <w:rsid w:val="00F21967"/>
    <w:rsid w:val="00F21FD8"/>
    <w:rsid w:val="00F223DC"/>
    <w:rsid w:val="00F224D8"/>
    <w:rsid w:val="00F22801"/>
    <w:rsid w:val="00F23769"/>
    <w:rsid w:val="00F23994"/>
    <w:rsid w:val="00F23A3C"/>
    <w:rsid w:val="00F24649"/>
    <w:rsid w:val="00F246F0"/>
    <w:rsid w:val="00F24DCF"/>
    <w:rsid w:val="00F2500D"/>
    <w:rsid w:val="00F256C4"/>
    <w:rsid w:val="00F259EF"/>
    <w:rsid w:val="00F25A58"/>
    <w:rsid w:val="00F25B0C"/>
    <w:rsid w:val="00F26609"/>
    <w:rsid w:val="00F26745"/>
    <w:rsid w:val="00F26C4A"/>
    <w:rsid w:val="00F26F56"/>
    <w:rsid w:val="00F26FC6"/>
    <w:rsid w:val="00F270C9"/>
    <w:rsid w:val="00F27412"/>
    <w:rsid w:val="00F27546"/>
    <w:rsid w:val="00F27A7A"/>
    <w:rsid w:val="00F27F24"/>
    <w:rsid w:val="00F30703"/>
    <w:rsid w:val="00F309DD"/>
    <w:rsid w:val="00F31467"/>
    <w:rsid w:val="00F315DA"/>
    <w:rsid w:val="00F3174E"/>
    <w:rsid w:val="00F3296D"/>
    <w:rsid w:val="00F338A4"/>
    <w:rsid w:val="00F34279"/>
    <w:rsid w:val="00F34ED3"/>
    <w:rsid w:val="00F35696"/>
    <w:rsid w:val="00F36011"/>
    <w:rsid w:val="00F36312"/>
    <w:rsid w:val="00F36591"/>
    <w:rsid w:val="00F368F2"/>
    <w:rsid w:val="00F3744A"/>
    <w:rsid w:val="00F378B3"/>
    <w:rsid w:val="00F4055F"/>
    <w:rsid w:val="00F4082A"/>
    <w:rsid w:val="00F415C2"/>
    <w:rsid w:val="00F41FA5"/>
    <w:rsid w:val="00F42D9F"/>
    <w:rsid w:val="00F44204"/>
    <w:rsid w:val="00F44379"/>
    <w:rsid w:val="00F44A37"/>
    <w:rsid w:val="00F47821"/>
    <w:rsid w:val="00F4EE26"/>
    <w:rsid w:val="00F50376"/>
    <w:rsid w:val="00F50C89"/>
    <w:rsid w:val="00F5119A"/>
    <w:rsid w:val="00F51583"/>
    <w:rsid w:val="00F5357D"/>
    <w:rsid w:val="00F542C6"/>
    <w:rsid w:val="00F54D59"/>
    <w:rsid w:val="00F5561F"/>
    <w:rsid w:val="00F57BDA"/>
    <w:rsid w:val="00F61CA9"/>
    <w:rsid w:val="00F61D54"/>
    <w:rsid w:val="00F62967"/>
    <w:rsid w:val="00F62D4C"/>
    <w:rsid w:val="00F632B1"/>
    <w:rsid w:val="00F635F3"/>
    <w:rsid w:val="00F63A90"/>
    <w:rsid w:val="00F640BD"/>
    <w:rsid w:val="00F65228"/>
    <w:rsid w:val="00F655CB"/>
    <w:rsid w:val="00F66DEB"/>
    <w:rsid w:val="00F67059"/>
    <w:rsid w:val="00F67BD1"/>
    <w:rsid w:val="00F70387"/>
    <w:rsid w:val="00F70E85"/>
    <w:rsid w:val="00F71B0B"/>
    <w:rsid w:val="00F71DE0"/>
    <w:rsid w:val="00F72801"/>
    <w:rsid w:val="00F72BF2"/>
    <w:rsid w:val="00F7438D"/>
    <w:rsid w:val="00F74D6D"/>
    <w:rsid w:val="00F75248"/>
    <w:rsid w:val="00F75714"/>
    <w:rsid w:val="00F763CD"/>
    <w:rsid w:val="00F7676B"/>
    <w:rsid w:val="00F76AE1"/>
    <w:rsid w:val="00F7711E"/>
    <w:rsid w:val="00F7783E"/>
    <w:rsid w:val="00F819FA"/>
    <w:rsid w:val="00F82162"/>
    <w:rsid w:val="00F822F9"/>
    <w:rsid w:val="00F8248C"/>
    <w:rsid w:val="00F82491"/>
    <w:rsid w:val="00F8291E"/>
    <w:rsid w:val="00F8447E"/>
    <w:rsid w:val="00F85372"/>
    <w:rsid w:val="00F85643"/>
    <w:rsid w:val="00F85ECA"/>
    <w:rsid w:val="00F86E0F"/>
    <w:rsid w:val="00F86FF7"/>
    <w:rsid w:val="00F87464"/>
    <w:rsid w:val="00F90092"/>
    <w:rsid w:val="00F906EB"/>
    <w:rsid w:val="00F90BAB"/>
    <w:rsid w:val="00F91579"/>
    <w:rsid w:val="00F91E8B"/>
    <w:rsid w:val="00F9223E"/>
    <w:rsid w:val="00F92ADC"/>
    <w:rsid w:val="00F938F0"/>
    <w:rsid w:val="00F95497"/>
    <w:rsid w:val="00F95608"/>
    <w:rsid w:val="00F9574E"/>
    <w:rsid w:val="00F958C3"/>
    <w:rsid w:val="00F9694B"/>
    <w:rsid w:val="00F969DD"/>
    <w:rsid w:val="00F96CAA"/>
    <w:rsid w:val="00FA19F3"/>
    <w:rsid w:val="00FA1DD9"/>
    <w:rsid w:val="00FA26CE"/>
    <w:rsid w:val="00FA4F0F"/>
    <w:rsid w:val="00FA51FE"/>
    <w:rsid w:val="00FA54EF"/>
    <w:rsid w:val="00FA555C"/>
    <w:rsid w:val="00FA6E15"/>
    <w:rsid w:val="00FA751B"/>
    <w:rsid w:val="00FB0ADD"/>
    <w:rsid w:val="00FB1D63"/>
    <w:rsid w:val="00FB29C0"/>
    <w:rsid w:val="00FB29E1"/>
    <w:rsid w:val="00FB4D12"/>
    <w:rsid w:val="00FB51BB"/>
    <w:rsid w:val="00FB5488"/>
    <w:rsid w:val="00FB6EBE"/>
    <w:rsid w:val="00FB752F"/>
    <w:rsid w:val="00FB790C"/>
    <w:rsid w:val="00FB7DBB"/>
    <w:rsid w:val="00FC0427"/>
    <w:rsid w:val="00FC078E"/>
    <w:rsid w:val="00FC15A4"/>
    <w:rsid w:val="00FC1712"/>
    <w:rsid w:val="00FC39E3"/>
    <w:rsid w:val="00FC5EED"/>
    <w:rsid w:val="00FC6543"/>
    <w:rsid w:val="00FC7321"/>
    <w:rsid w:val="00FD1437"/>
    <w:rsid w:val="00FD15F6"/>
    <w:rsid w:val="00FD1694"/>
    <w:rsid w:val="00FD1923"/>
    <w:rsid w:val="00FD2A68"/>
    <w:rsid w:val="00FD3943"/>
    <w:rsid w:val="00FD3D75"/>
    <w:rsid w:val="00FD3EB8"/>
    <w:rsid w:val="00FD41CA"/>
    <w:rsid w:val="00FD4AF2"/>
    <w:rsid w:val="00FD515E"/>
    <w:rsid w:val="00FD520F"/>
    <w:rsid w:val="00FD7FFD"/>
    <w:rsid w:val="00FE0A46"/>
    <w:rsid w:val="00FE1293"/>
    <w:rsid w:val="00FE2B7C"/>
    <w:rsid w:val="00FE35FA"/>
    <w:rsid w:val="00FE36A3"/>
    <w:rsid w:val="00FE3FFA"/>
    <w:rsid w:val="00FE420B"/>
    <w:rsid w:val="00FE474C"/>
    <w:rsid w:val="00FE5938"/>
    <w:rsid w:val="00FE5C9D"/>
    <w:rsid w:val="00FE6091"/>
    <w:rsid w:val="00FE60EF"/>
    <w:rsid w:val="00FE68EC"/>
    <w:rsid w:val="00FE70F9"/>
    <w:rsid w:val="00FE7806"/>
    <w:rsid w:val="00FF1BE4"/>
    <w:rsid w:val="00FF4137"/>
    <w:rsid w:val="00FF44DD"/>
    <w:rsid w:val="00FF49FD"/>
    <w:rsid w:val="00FF5323"/>
    <w:rsid w:val="00FF5531"/>
    <w:rsid w:val="00FF5A00"/>
    <w:rsid w:val="00FF663D"/>
    <w:rsid w:val="00FF6715"/>
    <w:rsid w:val="00FF6DAF"/>
    <w:rsid w:val="00FF7BE7"/>
    <w:rsid w:val="00FF7FC5"/>
    <w:rsid w:val="01028179"/>
    <w:rsid w:val="01101EC3"/>
    <w:rsid w:val="012FA034"/>
    <w:rsid w:val="014C6AC3"/>
    <w:rsid w:val="01560DE0"/>
    <w:rsid w:val="016BAF26"/>
    <w:rsid w:val="0181E7E8"/>
    <w:rsid w:val="01BA8A7B"/>
    <w:rsid w:val="01E2C769"/>
    <w:rsid w:val="01E843CF"/>
    <w:rsid w:val="02350081"/>
    <w:rsid w:val="02401209"/>
    <w:rsid w:val="02468484"/>
    <w:rsid w:val="024F0338"/>
    <w:rsid w:val="0288287F"/>
    <w:rsid w:val="02982F7B"/>
    <w:rsid w:val="02A7897D"/>
    <w:rsid w:val="02AADB85"/>
    <w:rsid w:val="02B6C6BF"/>
    <w:rsid w:val="02D1A8C4"/>
    <w:rsid w:val="03A63B4A"/>
    <w:rsid w:val="03CD1802"/>
    <w:rsid w:val="03D4DD2C"/>
    <w:rsid w:val="03F90328"/>
    <w:rsid w:val="03FBFED1"/>
    <w:rsid w:val="03FCBD3B"/>
    <w:rsid w:val="04247DC6"/>
    <w:rsid w:val="04308463"/>
    <w:rsid w:val="043BFB83"/>
    <w:rsid w:val="044A72E3"/>
    <w:rsid w:val="04713404"/>
    <w:rsid w:val="04A10337"/>
    <w:rsid w:val="04D858E4"/>
    <w:rsid w:val="04ECDA09"/>
    <w:rsid w:val="04ED8415"/>
    <w:rsid w:val="05311056"/>
    <w:rsid w:val="05466D41"/>
    <w:rsid w:val="054AAF3D"/>
    <w:rsid w:val="056C4CE3"/>
    <w:rsid w:val="05D03B80"/>
    <w:rsid w:val="05E96CFA"/>
    <w:rsid w:val="05FA869B"/>
    <w:rsid w:val="0626EC2B"/>
    <w:rsid w:val="066E35D2"/>
    <w:rsid w:val="06877977"/>
    <w:rsid w:val="069BB3D9"/>
    <w:rsid w:val="06B84078"/>
    <w:rsid w:val="06D98DF5"/>
    <w:rsid w:val="06E3D03C"/>
    <w:rsid w:val="0702B7CC"/>
    <w:rsid w:val="0705FC37"/>
    <w:rsid w:val="070FA112"/>
    <w:rsid w:val="073B0CF5"/>
    <w:rsid w:val="074BF786"/>
    <w:rsid w:val="07674540"/>
    <w:rsid w:val="07700781"/>
    <w:rsid w:val="0780F0AE"/>
    <w:rsid w:val="07ABDD63"/>
    <w:rsid w:val="07B23149"/>
    <w:rsid w:val="07D5777A"/>
    <w:rsid w:val="0854EDAC"/>
    <w:rsid w:val="0858889B"/>
    <w:rsid w:val="088F1867"/>
    <w:rsid w:val="08A4A02D"/>
    <w:rsid w:val="0908A684"/>
    <w:rsid w:val="090C14AB"/>
    <w:rsid w:val="090F62DE"/>
    <w:rsid w:val="09358D51"/>
    <w:rsid w:val="09887509"/>
    <w:rsid w:val="09A337CE"/>
    <w:rsid w:val="09A83116"/>
    <w:rsid w:val="09B6A41E"/>
    <w:rsid w:val="09E25E3B"/>
    <w:rsid w:val="0A04CFF6"/>
    <w:rsid w:val="0A2257A9"/>
    <w:rsid w:val="0A2FEC62"/>
    <w:rsid w:val="0A3BE0C8"/>
    <w:rsid w:val="0A4E3FD0"/>
    <w:rsid w:val="0A6169AB"/>
    <w:rsid w:val="0AD165AD"/>
    <w:rsid w:val="0B5769FD"/>
    <w:rsid w:val="0B72FBF0"/>
    <w:rsid w:val="0BB29DCA"/>
    <w:rsid w:val="0BC59AFF"/>
    <w:rsid w:val="0BD45953"/>
    <w:rsid w:val="0BE987BA"/>
    <w:rsid w:val="0BEC905A"/>
    <w:rsid w:val="0BF316F0"/>
    <w:rsid w:val="0BF81D9F"/>
    <w:rsid w:val="0C042111"/>
    <w:rsid w:val="0C24D664"/>
    <w:rsid w:val="0C327E5F"/>
    <w:rsid w:val="0C38449B"/>
    <w:rsid w:val="0C4D97F5"/>
    <w:rsid w:val="0C52273B"/>
    <w:rsid w:val="0C931BF9"/>
    <w:rsid w:val="0CA1C93D"/>
    <w:rsid w:val="0CA25150"/>
    <w:rsid w:val="0CB572B5"/>
    <w:rsid w:val="0CB58512"/>
    <w:rsid w:val="0CE760D7"/>
    <w:rsid w:val="0CFE0F11"/>
    <w:rsid w:val="0D41BAC8"/>
    <w:rsid w:val="0D42C112"/>
    <w:rsid w:val="0D46B66C"/>
    <w:rsid w:val="0D4784DE"/>
    <w:rsid w:val="0D7180F1"/>
    <w:rsid w:val="0D868851"/>
    <w:rsid w:val="0DBC9D36"/>
    <w:rsid w:val="0DC9DD5E"/>
    <w:rsid w:val="0DE04D5F"/>
    <w:rsid w:val="0DF15A9F"/>
    <w:rsid w:val="0DF770BD"/>
    <w:rsid w:val="0E504CB3"/>
    <w:rsid w:val="0E6DCCC8"/>
    <w:rsid w:val="0E718F00"/>
    <w:rsid w:val="0E71B33C"/>
    <w:rsid w:val="0EB0F512"/>
    <w:rsid w:val="0F01C611"/>
    <w:rsid w:val="0F0AAF72"/>
    <w:rsid w:val="0F0EA0FD"/>
    <w:rsid w:val="0F13AB84"/>
    <w:rsid w:val="0F28071B"/>
    <w:rsid w:val="0F36878C"/>
    <w:rsid w:val="0F3858CC"/>
    <w:rsid w:val="0F4DB493"/>
    <w:rsid w:val="0F5AFCF2"/>
    <w:rsid w:val="0F695A5D"/>
    <w:rsid w:val="0FCDA3A6"/>
    <w:rsid w:val="0FEC10C4"/>
    <w:rsid w:val="0FF14BF0"/>
    <w:rsid w:val="100B4C86"/>
    <w:rsid w:val="100E91B2"/>
    <w:rsid w:val="102D3DE0"/>
    <w:rsid w:val="1044DD99"/>
    <w:rsid w:val="10FBDB42"/>
    <w:rsid w:val="111AA03E"/>
    <w:rsid w:val="11758025"/>
    <w:rsid w:val="119D605A"/>
    <w:rsid w:val="11B5FD53"/>
    <w:rsid w:val="11D2323A"/>
    <w:rsid w:val="11E599FE"/>
    <w:rsid w:val="1290A86A"/>
    <w:rsid w:val="1291D26C"/>
    <w:rsid w:val="13160DD9"/>
    <w:rsid w:val="132123A2"/>
    <w:rsid w:val="132E8CF4"/>
    <w:rsid w:val="1359B7EB"/>
    <w:rsid w:val="13635B31"/>
    <w:rsid w:val="1364DE33"/>
    <w:rsid w:val="13657823"/>
    <w:rsid w:val="137207FE"/>
    <w:rsid w:val="138CD0A5"/>
    <w:rsid w:val="1397587E"/>
    <w:rsid w:val="139C591F"/>
    <w:rsid w:val="13B8D805"/>
    <w:rsid w:val="13DAE4F9"/>
    <w:rsid w:val="13E400D6"/>
    <w:rsid w:val="13FCDB5F"/>
    <w:rsid w:val="143ACF75"/>
    <w:rsid w:val="1456EAB8"/>
    <w:rsid w:val="1472D641"/>
    <w:rsid w:val="147FBFE5"/>
    <w:rsid w:val="1487C767"/>
    <w:rsid w:val="14E6B360"/>
    <w:rsid w:val="153ED3BA"/>
    <w:rsid w:val="1549C1AE"/>
    <w:rsid w:val="15764D80"/>
    <w:rsid w:val="15965156"/>
    <w:rsid w:val="159712F2"/>
    <w:rsid w:val="15B8D741"/>
    <w:rsid w:val="15EC3B04"/>
    <w:rsid w:val="15F8CF49"/>
    <w:rsid w:val="160CFDF2"/>
    <w:rsid w:val="16277356"/>
    <w:rsid w:val="1639435A"/>
    <w:rsid w:val="1697BBE0"/>
    <w:rsid w:val="16E2E5C7"/>
    <w:rsid w:val="16F6BE68"/>
    <w:rsid w:val="16FAE45A"/>
    <w:rsid w:val="16FE35D9"/>
    <w:rsid w:val="17011E10"/>
    <w:rsid w:val="170C4BC8"/>
    <w:rsid w:val="17130AB5"/>
    <w:rsid w:val="171522DC"/>
    <w:rsid w:val="171E4D0B"/>
    <w:rsid w:val="1767264B"/>
    <w:rsid w:val="17986893"/>
    <w:rsid w:val="17A5B669"/>
    <w:rsid w:val="17D762FD"/>
    <w:rsid w:val="17ED1A1F"/>
    <w:rsid w:val="17F67854"/>
    <w:rsid w:val="17FDCA7C"/>
    <w:rsid w:val="187DEEE4"/>
    <w:rsid w:val="18C5C7B9"/>
    <w:rsid w:val="18F6A653"/>
    <w:rsid w:val="18FC5D64"/>
    <w:rsid w:val="18FCF710"/>
    <w:rsid w:val="192F80CB"/>
    <w:rsid w:val="196FDE51"/>
    <w:rsid w:val="19B67D09"/>
    <w:rsid w:val="19D94C89"/>
    <w:rsid w:val="19FC5193"/>
    <w:rsid w:val="1A0A00EF"/>
    <w:rsid w:val="1A218C28"/>
    <w:rsid w:val="1A2A4146"/>
    <w:rsid w:val="1A517743"/>
    <w:rsid w:val="1A5C31B9"/>
    <w:rsid w:val="1A6DDF9F"/>
    <w:rsid w:val="1ABDCEDC"/>
    <w:rsid w:val="1AC0C73E"/>
    <w:rsid w:val="1AF8FB54"/>
    <w:rsid w:val="1B00C666"/>
    <w:rsid w:val="1B04DC8B"/>
    <w:rsid w:val="1B265C80"/>
    <w:rsid w:val="1B93F475"/>
    <w:rsid w:val="1BA025A6"/>
    <w:rsid w:val="1BD6BCAD"/>
    <w:rsid w:val="1BDB34C2"/>
    <w:rsid w:val="1BEDC8E9"/>
    <w:rsid w:val="1BFDCF84"/>
    <w:rsid w:val="1C016C40"/>
    <w:rsid w:val="1C0BE8CF"/>
    <w:rsid w:val="1C19541D"/>
    <w:rsid w:val="1C2A59C8"/>
    <w:rsid w:val="1C35F194"/>
    <w:rsid w:val="1C92D61D"/>
    <w:rsid w:val="1C98B636"/>
    <w:rsid w:val="1CA36F2C"/>
    <w:rsid w:val="1CB256E0"/>
    <w:rsid w:val="1D7A98D9"/>
    <w:rsid w:val="1DC8891A"/>
    <w:rsid w:val="1DD95BDA"/>
    <w:rsid w:val="1E4E0D82"/>
    <w:rsid w:val="1E876805"/>
    <w:rsid w:val="1E8C7464"/>
    <w:rsid w:val="1EA936BC"/>
    <w:rsid w:val="1EA94B87"/>
    <w:rsid w:val="1EAE14C2"/>
    <w:rsid w:val="1EC46EF8"/>
    <w:rsid w:val="1EE36A6A"/>
    <w:rsid w:val="1EF89FB3"/>
    <w:rsid w:val="1EF8D546"/>
    <w:rsid w:val="1F06CAD9"/>
    <w:rsid w:val="1F1AAABF"/>
    <w:rsid w:val="1F405E89"/>
    <w:rsid w:val="1F46E452"/>
    <w:rsid w:val="1F47DBB9"/>
    <w:rsid w:val="1FBC65B5"/>
    <w:rsid w:val="1FD2A536"/>
    <w:rsid w:val="1FD66EAD"/>
    <w:rsid w:val="20212A39"/>
    <w:rsid w:val="204057A8"/>
    <w:rsid w:val="204BD2DF"/>
    <w:rsid w:val="2052DB8B"/>
    <w:rsid w:val="207D8289"/>
    <w:rsid w:val="20867FE9"/>
    <w:rsid w:val="20D9E8FF"/>
    <w:rsid w:val="2105DCEA"/>
    <w:rsid w:val="210A03FD"/>
    <w:rsid w:val="2150191B"/>
    <w:rsid w:val="2157AE27"/>
    <w:rsid w:val="216098A2"/>
    <w:rsid w:val="21685474"/>
    <w:rsid w:val="219A0D21"/>
    <w:rsid w:val="21C7BA73"/>
    <w:rsid w:val="21E09402"/>
    <w:rsid w:val="21ECB736"/>
    <w:rsid w:val="221F2347"/>
    <w:rsid w:val="22345F87"/>
    <w:rsid w:val="223A2C5D"/>
    <w:rsid w:val="227A04AF"/>
    <w:rsid w:val="2289756C"/>
    <w:rsid w:val="228F43FF"/>
    <w:rsid w:val="22955AE5"/>
    <w:rsid w:val="22A00D81"/>
    <w:rsid w:val="22BA452B"/>
    <w:rsid w:val="22BD0298"/>
    <w:rsid w:val="22BF69D8"/>
    <w:rsid w:val="23262E5E"/>
    <w:rsid w:val="233CC6DF"/>
    <w:rsid w:val="233EC8C4"/>
    <w:rsid w:val="2346DCEE"/>
    <w:rsid w:val="237AB8FD"/>
    <w:rsid w:val="239EC7C2"/>
    <w:rsid w:val="24009B1F"/>
    <w:rsid w:val="2420A06F"/>
    <w:rsid w:val="243EEA0B"/>
    <w:rsid w:val="2468CC65"/>
    <w:rsid w:val="24A02248"/>
    <w:rsid w:val="24B0F070"/>
    <w:rsid w:val="24B7E0C7"/>
    <w:rsid w:val="24EF421D"/>
    <w:rsid w:val="25108A20"/>
    <w:rsid w:val="25163A7A"/>
    <w:rsid w:val="25373F22"/>
    <w:rsid w:val="25609B61"/>
    <w:rsid w:val="2568BA6D"/>
    <w:rsid w:val="256D208A"/>
    <w:rsid w:val="25DB80EC"/>
    <w:rsid w:val="263000D5"/>
    <w:rsid w:val="26425516"/>
    <w:rsid w:val="2645FE3C"/>
    <w:rsid w:val="2662F523"/>
    <w:rsid w:val="2670B46B"/>
    <w:rsid w:val="2673007F"/>
    <w:rsid w:val="26A02D49"/>
    <w:rsid w:val="26A3B86F"/>
    <w:rsid w:val="26F89F60"/>
    <w:rsid w:val="27563D0B"/>
    <w:rsid w:val="27744802"/>
    <w:rsid w:val="27B7ED27"/>
    <w:rsid w:val="27CED4E6"/>
    <w:rsid w:val="27E2D7E1"/>
    <w:rsid w:val="28195E42"/>
    <w:rsid w:val="281D7F6D"/>
    <w:rsid w:val="28C0A4CA"/>
    <w:rsid w:val="28C70645"/>
    <w:rsid w:val="28F80484"/>
    <w:rsid w:val="28FF4DB6"/>
    <w:rsid w:val="29316715"/>
    <w:rsid w:val="29612D7E"/>
    <w:rsid w:val="29858060"/>
    <w:rsid w:val="2998834A"/>
    <w:rsid w:val="299FFB98"/>
    <w:rsid w:val="29A6429F"/>
    <w:rsid w:val="29AF3D74"/>
    <w:rsid w:val="29B7E973"/>
    <w:rsid w:val="29ED1290"/>
    <w:rsid w:val="29F53052"/>
    <w:rsid w:val="2A3B9A1F"/>
    <w:rsid w:val="2A58843B"/>
    <w:rsid w:val="2A88B740"/>
    <w:rsid w:val="2A8C211A"/>
    <w:rsid w:val="2AD192D4"/>
    <w:rsid w:val="2AF2F4FE"/>
    <w:rsid w:val="2AF9EF5E"/>
    <w:rsid w:val="2AFDA0D6"/>
    <w:rsid w:val="2BF8D48E"/>
    <w:rsid w:val="2C031194"/>
    <w:rsid w:val="2C1EE0B5"/>
    <w:rsid w:val="2C4A660F"/>
    <w:rsid w:val="2CA3A79B"/>
    <w:rsid w:val="2CA9847F"/>
    <w:rsid w:val="2CB1C568"/>
    <w:rsid w:val="2CE259E6"/>
    <w:rsid w:val="2D01D104"/>
    <w:rsid w:val="2D9E40AC"/>
    <w:rsid w:val="2DAAC747"/>
    <w:rsid w:val="2DB6C13C"/>
    <w:rsid w:val="2DD19A69"/>
    <w:rsid w:val="2DD857EB"/>
    <w:rsid w:val="2E028B76"/>
    <w:rsid w:val="2E1E1BE5"/>
    <w:rsid w:val="2E81D3A8"/>
    <w:rsid w:val="2ED19AB2"/>
    <w:rsid w:val="2ED39CC8"/>
    <w:rsid w:val="2EEC589B"/>
    <w:rsid w:val="2EEE1528"/>
    <w:rsid w:val="2EF03844"/>
    <w:rsid w:val="2F6EF14C"/>
    <w:rsid w:val="2F76E83A"/>
    <w:rsid w:val="2F867953"/>
    <w:rsid w:val="2F9378DA"/>
    <w:rsid w:val="2FB26B1E"/>
    <w:rsid w:val="2FB83FFD"/>
    <w:rsid w:val="2FC77B09"/>
    <w:rsid w:val="2FD2C427"/>
    <w:rsid w:val="300A0B1E"/>
    <w:rsid w:val="300B131D"/>
    <w:rsid w:val="301912C7"/>
    <w:rsid w:val="3026BF3A"/>
    <w:rsid w:val="30ACDC5B"/>
    <w:rsid w:val="30FD095E"/>
    <w:rsid w:val="31422928"/>
    <w:rsid w:val="315E6B79"/>
    <w:rsid w:val="31656AD5"/>
    <w:rsid w:val="31828A51"/>
    <w:rsid w:val="31A55540"/>
    <w:rsid w:val="31B519B8"/>
    <w:rsid w:val="31D15070"/>
    <w:rsid w:val="32045B3D"/>
    <w:rsid w:val="320AEB9B"/>
    <w:rsid w:val="32122135"/>
    <w:rsid w:val="3218A31B"/>
    <w:rsid w:val="322FC5EC"/>
    <w:rsid w:val="32351159"/>
    <w:rsid w:val="326557AA"/>
    <w:rsid w:val="32CA7E8C"/>
    <w:rsid w:val="32EAD184"/>
    <w:rsid w:val="32FB9DB5"/>
    <w:rsid w:val="330DA842"/>
    <w:rsid w:val="334947CC"/>
    <w:rsid w:val="334FE39B"/>
    <w:rsid w:val="336B975D"/>
    <w:rsid w:val="33768C3F"/>
    <w:rsid w:val="338C3753"/>
    <w:rsid w:val="33A9A380"/>
    <w:rsid w:val="33AF35B1"/>
    <w:rsid w:val="33C1A045"/>
    <w:rsid w:val="34145770"/>
    <w:rsid w:val="34366176"/>
    <w:rsid w:val="343CDC01"/>
    <w:rsid w:val="3447D094"/>
    <w:rsid w:val="345EE363"/>
    <w:rsid w:val="34A3FD0C"/>
    <w:rsid w:val="34C83DAC"/>
    <w:rsid w:val="34CCB79A"/>
    <w:rsid w:val="34E1DFD3"/>
    <w:rsid w:val="350EC5CF"/>
    <w:rsid w:val="35183050"/>
    <w:rsid w:val="35276524"/>
    <w:rsid w:val="35663FA1"/>
    <w:rsid w:val="35729DE2"/>
    <w:rsid w:val="35760655"/>
    <w:rsid w:val="357890AE"/>
    <w:rsid w:val="35915213"/>
    <w:rsid w:val="3591EF99"/>
    <w:rsid w:val="35AC4534"/>
    <w:rsid w:val="35C6C4B6"/>
    <w:rsid w:val="35EE0107"/>
    <w:rsid w:val="360D49EF"/>
    <w:rsid w:val="36165B9A"/>
    <w:rsid w:val="362161D4"/>
    <w:rsid w:val="3636A70B"/>
    <w:rsid w:val="3636ED22"/>
    <w:rsid w:val="36697989"/>
    <w:rsid w:val="36947AAE"/>
    <w:rsid w:val="37058620"/>
    <w:rsid w:val="370591F0"/>
    <w:rsid w:val="372FCE66"/>
    <w:rsid w:val="373347DB"/>
    <w:rsid w:val="3790D79D"/>
    <w:rsid w:val="3793E480"/>
    <w:rsid w:val="3798FF19"/>
    <w:rsid w:val="379EBE15"/>
    <w:rsid w:val="37C3997E"/>
    <w:rsid w:val="37D97455"/>
    <w:rsid w:val="37DCB92F"/>
    <w:rsid w:val="37E52EB2"/>
    <w:rsid w:val="382AAD35"/>
    <w:rsid w:val="382F04B5"/>
    <w:rsid w:val="385EF8A5"/>
    <w:rsid w:val="387A695C"/>
    <w:rsid w:val="387E97C9"/>
    <w:rsid w:val="38831C5B"/>
    <w:rsid w:val="38A65E65"/>
    <w:rsid w:val="38A85340"/>
    <w:rsid w:val="38BAE8F6"/>
    <w:rsid w:val="38C85CE7"/>
    <w:rsid w:val="38F67D1A"/>
    <w:rsid w:val="39184B66"/>
    <w:rsid w:val="391E53F0"/>
    <w:rsid w:val="397D0A10"/>
    <w:rsid w:val="3984C063"/>
    <w:rsid w:val="3998B0E8"/>
    <w:rsid w:val="39A23C8C"/>
    <w:rsid w:val="39A78F29"/>
    <w:rsid w:val="39B1910F"/>
    <w:rsid w:val="39C63E99"/>
    <w:rsid w:val="39CC5753"/>
    <w:rsid w:val="3A418C16"/>
    <w:rsid w:val="3A4B7264"/>
    <w:rsid w:val="3A70EF5B"/>
    <w:rsid w:val="3A743852"/>
    <w:rsid w:val="3A756682"/>
    <w:rsid w:val="3A843EAD"/>
    <w:rsid w:val="3A91078A"/>
    <w:rsid w:val="3AADAEC4"/>
    <w:rsid w:val="3B142148"/>
    <w:rsid w:val="3B1FA7BF"/>
    <w:rsid w:val="3B28E5D4"/>
    <w:rsid w:val="3B3F9A10"/>
    <w:rsid w:val="3B6B332C"/>
    <w:rsid w:val="3B75A8F6"/>
    <w:rsid w:val="3BB75C2E"/>
    <w:rsid w:val="3BD50ABC"/>
    <w:rsid w:val="3BD6CF00"/>
    <w:rsid w:val="3C0DC969"/>
    <w:rsid w:val="3C1D6077"/>
    <w:rsid w:val="3C23981D"/>
    <w:rsid w:val="3C48E608"/>
    <w:rsid w:val="3C4A0342"/>
    <w:rsid w:val="3C4C756D"/>
    <w:rsid w:val="3C53AA45"/>
    <w:rsid w:val="3C654822"/>
    <w:rsid w:val="3C677B37"/>
    <w:rsid w:val="3C96AF3F"/>
    <w:rsid w:val="3CB7A8FD"/>
    <w:rsid w:val="3CBB0B16"/>
    <w:rsid w:val="3CEB8FA3"/>
    <w:rsid w:val="3CF9B3C6"/>
    <w:rsid w:val="3D2F17F5"/>
    <w:rsid w:val="3D5196C3"/>
    <w:rsid w:val="3E0BE4A1"/>
    <w:rsid w:val="3E20EEC6"/>
    <w:rsid w:val="3E42FC7B"/>
    <w:rsid w:val="3E641F69"/>
    <w:rsid w:val="3E6D0239"/>
    <w:rsid w:val="3E6DB0C1"/>
    <w:rsid w:val="3ED68BFB"/>
    <w:rsid w:val="3F1ACAAF"/>
    <w:rsid w:val="3F32BB27"/>
    <w:rsid w:val="3F6EB6C4"/>
    <w:rsid w:val="3F97A5BA"/>
    <w:rsid w:val="3F9DEFA5"/>
    <w:rsid w:val="3FA40963"/>
    <w:rsid w:val="3FA86E6C"/>
    <w:rsid w:val="3FB62863"/>
    <w:rsid w:val="3FC3CB5B"/>
    <w:rsid w:val="4020CF88"/>
    <w:rsid w:val="403340F0"/>
    <w:rsid w:val="4034866C"/>
    <w:rsid w:val="4034EE1C"/>
    <w:rsid w:val="404AFA8C"/>
    <w:rsid w:val="406F5609"/>
    <w:rsid w:val="40B0BED3"/>
    <w:rsid w:val="40CDAD43"/>
    <w:rsid w:val="415A129B"/>
    <w:rsid w:val="417EB48B"/>
    <w:rsid w:val="41849CE8"/>
    <w:rsid w:val="41C5D645"/>
    <w:rsid w:val="41E0C99A"/>
    <w:rsid w:val="42039585"/>
    <w:rsid w:val="422073F7"/>
    <w:rsid w:val="4240051D"/>
    <w:rsid w:val="425C2218"/>
    <w:rsid w:val="42614E7B"/>
    <w:rsid w:val="428D3201"/>
    <w:rsid w:val="42D74E11"/>
    <w:rsid w:val="42DF6295"/>
    <w:rsid w:val="42E2BEFF"/>
    <w:rsid w:val="42F5C490"/>
    <w:rsid w:val="4350AC26"/>
    <w:rsid w:val="43749163"/>
    <w:rsid w:val="437CA1EB"/>
    <w:rsid w:val="43D055F4"/>
    <w:rsid w:val="43D67F4A"/>
    <w:rsid w:val="4414C775"/>
    <w:rsid w:val="446C1D9F"/>
    <w:rsid w:val="4482F386"/>
    <w:rsid w:val="448CF33B"/>
    <w:rsid w:val="45420FBF"/>
    <w:rsid w:val="454B7E8B"/>
    <w:rsid w:val="45539200"/>
    <w:rsid w:val="45C11A5A"/>
    <w:rsid w:val="45FDE991"/>
    <w:rsid w:val="4608EAB5"/>
    <w:rsid w:val="46427167"/>
    <w:rsid w:val="464B2000"/>
    <w:rsid w:val="46730F52"/>
    <w:rsid w:val="469F821D"/>
    <w:rsid w:val="46A5340F"/>
    <w:rsid w:val="46B223D5"/>
    <w:rsid w:val="46C5223A"/>
    <w:rsid w:val="46DB3FBA"/>
    <w:rsid w:val="46DD1D78"/>
    <w:rsid w:val="46E8307C"/>
    <w:rsid w:val="470681CF"/>
    <w:rsid w:val="4712AD55"/>
    <w:rsid w:val="471A21C8"/>
    <w:rsid w:val="472E259A"/>
    <w:rsid w:val="47368A65"/>
    <w:rsid w:val="476EFD11"/>
    <w:rsid w:val="478F3F2B"/>
    <w:rsid w:val="47ABB57A"/>
    <w:rsid w:val="47BB170E"/>
    <w:rsid w:val="47C4E4B9"/>
    <w:rsid w:val="47DB4D2A"/>
    <w:rsid w:val="4813D353"/>
    <w:rsid w:val="4829D96A"/>
    <w:rsid w:val="4846A556"/>
    <w:rsid w:val="48776D9A"/>
    <w:rsid w:val="488A5128"/>
    <w:rsid w:val="48C98198"/>
    <w:rsid w:val="48EBE654"/>
    <w:rsid w:val="48ED8B55"/>
    <w:rsid w:val="48FF1F06"/>
    <w:rsid w:val="493F81F7"/>
    <w:rsid w:val="4949E912"/>
    <w:rsid w:val="49660B93"/>
    <w:rsid w:val="496C680E"/>
    <w:rsid w:val="497B1F77"/>
    <w:rsid w:val="49B09F4A"/>
    <w:rsid w:val="49D917FC"/>
    <w:rsid w:val="49E00787"/>
    <w:rsid w:val="49E36AD4"/>
    <w:rsid w:val="49F0F463"/>
    <w:rsid w:val="49F981E5"/>
    <w:rsid w:val="4A01D895"/>
    <w:rsid w:val="4A2D3592"/>
    <w:rsid w:val="4A5DBD86"/>
    <w:rsid w:val="4A735B07"/>
    <w:rsid w:val="4A739502"/>
    <w:rsid w:val="4A7EA027"/>
    <w:rsid w:val="4ABBCF06"/>
    <w:rsid w:val="4AD386C5"/>
    <w:rsid w:val="4B2FE370"/>
    <w:rsid w:val="4B38153D"/>
    <w:rsid w:val="4B61E0F4"/>
    <w:rsid w:val="4B7722B8"/>
    <w:rsid w:val="4BB0E9EB"/>
    <w:rsid w:val="4C007056"/>
    <w:rsid w:val="4C378B15"/>
    <w:rsid w:val="4C4177A9"/>
    <w:rsid w:val="4C6B7095"/>
    <w:rsid w:val="4C88441A"/>
    <w:rsid w:val="4C89A50D"/>
    <w:rsid w:val="4C8CBB66"/>
    <w:rsid w:val="4CA2BADA"/>
    <w:rsid w:val="4CB66303"/>
    <w:rsid w:val="4D11DB3E"/>
    <w:rsid w:val="4D6B94CB"/>
    <w:rsid w:val="4D94E1CC"/>
    <w:rsid w:val="4DC0650F"/>
    <w:rsid w:val="4DCA2BF8"/>
    <w:rsid w:val="4DD141E3"/>
    <w:rsid w:val="4DE66E11"/>
    <w:rsid w:val="4E09648D"/>
    <w:rsid w:val="4E1ADBED"/>
    <w:rsid w:val="4E30C1B8"/>
    <w:rsid w:val="4E39B206"/>
    <w:rsid w:val="4E4B239E"/>
    <w:rsid w:val="4EA5D55F"/>
    <w:rsid w:val="4EBE41EF"/>
    <w:rsid w:val="4EC87F31"/>
    <w:rsid w:val="4EFCC8A1"/>
    <w:rsid w:val="4EFF14E4"/>
    <w:rsid w:val="4F049B4C"/>
    <w:rsid w:val="4F1EAA27"/>
    <w:rsid w:val="4F2F49E6"/>
    <w:rsid w:val="4F526508"/>
    <w:rsid w:val="4F8311CD"/>
    <w:rsid w:val="4F8E116F"/>
    <w:rsid w:val="4FAC1DF1"/>
    <w:rsid w:val="4FD1BEE4"/>
    <w:rsid w:val="5039F081"/>
    <w:rsid w:val="50401F94"/>
    <w:rsid w:val="5051B4C5"/>
    <w:rsid w:val="50610238"/>
    <w:rsid w:val="50787AFD"/>
    <w:rsid w:val="50861AC7"/>
    <w:rsid w:val="508B233E"/>
    <w:rsid w:val="50D92F2E"/>
    <w:rsid w:val="510CC5A4"/>
    <w:rsid w:val="51294070"/>
    <w:rsid w:val="51429A7D"/>
    <w:rsid w:val="517DAF90"/>
    <w:rsid w:val="5182D275"/>
    <w:rsid w:val="518A3543"/>
    <w:rsid w:val="51984DB6"/>
    <w:rsid w:val="51AD8142"/>
    <w:rsid w:val="51D5D49D"/>
    <w:rsid w:val="51D70ED0"/>
    <w:rsid w:val="521EB30D"/>
    <w:rsid w:val="522D1A53"/>
    <w:rsid w:val="52491A2A"/>
    <w:rsid w:val="526F6598"/>
    <w:rsid w:val="527471F8"/>
    <w:rsid w:val="5285C5F1"/>
    <w:rsid w:val="5286252D"/>
    <w:rsid w:val="528E8EAC"/>
    <w:rsid w:val="52B531AA"/>
    <w:rsid w:val="52E4583B"/>
    <w:rsid w:val="52E5997D"/>
    <w:rsid w:val="52F09171"/>
    <w:rsid w:val="5329822C"/>
    <w:rsid w:val="53680BDB"/>
    <w:rsid w:val="543ADF73"/>
    <w:rsid w:val="5448681D"/>
    <w:rsid w:val="54562C8F"/>
    <w:rsid w:val="54671E1B"/>
    <w:rsid w:val="547B1A04"/>
    <w:rsid w:val="549ACE29"/>
    <w:rsid w:val="549D47FC"/>
    <w:rsid w:val="54A7055B"/>
    <w:rsid w:val="54ADB318"/>
    <w:rsid w:val="54CD7BCB"/>
    <w:rsid w:val="5525A0FB"/>
    <w:rsid w:val="552732A6"/>
    <w:rsid w:val="5530A0FB"/>
    <w:rsid w:val="5532A7E6"/>
    <w:rsid w:val="5541FBE4"/>
    <w:rsid w:val="555C0FF6"/>
    <w:rsid w:val="55661638"/>
    <w:rsid w:val="55943170"/>
    <w:rsid w:val="561086AD"/>
    <w:rsid w:val="5622C4CF"/>
    <w:rsid w:val="5631873C"/>
    <w:rsid w:val="56327110"/>
    <w:rsid w:val="564748B0"/>
    <w:rsid w:val="564908F1"/>
    <w:rsid w:val="565AEB1C"/>
    <w:rsid w:val="5691172F"/>
    <w:rsid w:val="56B90D11"/>
    <w:rsid w:val="56BCAC4B"/>
    <w:rsid w:val="56D17BF1"/>
    <w:rsid w:val="56E96863"/>
    <w:rsid w:val="56EE4FF1"/>
    <w:rsid w:val="56F1D155"/>
    <w:rsid w:val="572E347D"/>
    <w:rsid w:val="5733D274"/>
    <w:rsid w:val="573DE98C"/>
    <w:rsid w:val="574FE77A"/>
    <w:rsid w:val="575F397D"/>
    <w:rsid w:val="576ECCB4"/>
    <w:rsid w:val="578A0BEE"/>
    <w:rsid w:val="57927F7A"/>
    <w:rsid w:val="57C4257E"/>
    <w:rsid w:val="57E5E777"/>
    <w:rsid w:val="581FE5B2"/>
    <w:rsid w:val="582E8796"/>
    <w:rsid w:val="5871C9E3"/>
    <w:rsid w:val="587CAA66"/>
    <w:rsid w:val="58BA80F0"/>
    <w:rsid w:val="5901EBE9"/>
    <w:rsid w:val="590201AD"/>
    <w:rsid w:val="59072FEC"/>
    <w:rsid w:val="590DF0C8"/>
    <w:rsid w:val="595684CA"/>
    <w:rsid w:val="59841949"/>
    <w:rsid w:val="59965F74"/>
    <w:rsid w:val="59AF0975"/>
    <w:rsid w:val="59BB531E"/>
    <w:rsid w:val="59C38FDB"/>
    <w:rsid w:val="59EA05B0"/>
    <w:rsid w:val="5A1F9F9D"/>
    <w:rsid w:val="5A2E80C7"/>
    <w:rsid w:val="5A4144D6"/>
    <w:rsid w:val="5A5C166E"/>
    <w:rsid w:val="5A6E4FE3"/>
    <w:rsid w:val="5A75100D"/>
    <w:rsid w:val="5A7FB81C"/>
    <w:rsid w:val="5ACB2C92"/>
    <w:rsid w:val="5ACFDA97"/>
    <w:rsid w:val="5AD7FE6D"/>
    <w:rsid w:val="5B100083"/>
    <w:rsid w:val="5B3A7D5A"/>
    <w:rsid w:val="5B61BD0A"/>
    <w:rsid w:val="5B7C6AF6"/>
    <w:rsid w:val="5B93ADEF"/>
    <w:rsid w:val="5BC902E0"/>
    <w:rsid w:val="5C09170D"/>
    <w:rsid w:val="5C17CB54"/>
    <w:rsid w:val="5C21185B"/>
    <w:rsid w:val="5C2E27B8"/>
    <w:rsid w:val="5C363559"/>
    <w:rsid w:val="5CFFEBD6"/>
    <w:rsid w:val="5D44E94E"/>
    <w:rsid w:val="5D45FD0D"/>
    <w:rsid w:val="5D526751"/>
    <w:rsid w:val="5D557537"/>
    <w:rsid w:val="5D679415"/>
    <w:rsid w:val="5D6F0905"/>
    <w:rsid w:val="5D964FEC"/>
    <w:rsid w:val="5DA7CDDB"/>
    <w:rsid w:val="5DB7C73C"/>
    <w:rsid w:val="5DE72D98"/>
    <w:rsid w:val="5E4C23DA"/>
    <w:rsid w:val="5E554B1E"/>
    <w:rsid w:val="5E7AB8BB"/>
    <w:rsid w:val="5E8000EC"/>
    <w:rsid w:val="5ED3C13F"/>
    <w:rsid w:val="5EE8A418"/>
    <w:rsid w:val="5F33B985"/>
    <w:rsid w:val="5F448DBF"/>
    <w:rsid w:val="5F57FD32"/>
    <w:rsid w:val="5F5EFD2E"/>
    <w:rsid w:val="5F94BDF6"/>
    <w:rsid w:val="5FD54452"/>
    <w:rsid w:val="5FD7A217"/>
    <w:rsid w:val="5FE613DB"/>
    <w:rsid w:val="5FF1CB37"/>
    <w:rsid w:val="5FF85A2B"/>
    <w:rsid w:val="5FFB75FB"/>
    <w:rsid w:val="5FFE0860"/>
    <w:rsid w:val="5FFF94FD"/>
    <w:rsid w:val="602F36C0"/>
    <w:rsid w:val="603BF590"/>
    <w:rsid w:val="6090F42B"/>
    <w:rsid w:val="6102F304"/>
    <w:rsid w:val="610AA5D0"/>
    <w:rsid w:val="611ADF9C"/>
    <w:rsid w:val="6152C7C1"/>
    <w:rsid w:val="61BF4808"/>
    <w:rsid w:val="61BFC8A7"/>
    <w:rsid w:val="61C66D57"/>
    <w:rsid w:val="61E1FD89"/>
    <w:rsid w:val="62026465"/>
    <w:rsid w:val="6209366E"/>
    <w:rsid w:val="6263C647"/>
    <w:rsid w:val="62988F54"/>
    <w:rsid w:val="62A28E7D"/>
    <w:rsid w:val="62A5C6AA"/>
    <w:rsid w:val="62A73F13"/>
    <w:rsid w:val="62AFD08B"/>
    <w:rsid w:val="62B308A6"/>
    <w:rsid w:val="62C8D035"/>
    <w:rsid w:val="62D566AD"/>
    <w:rsid w:val="6305A613"/>
    <w:rsid w:val="631089B2"/>
    <w:rsid w:val="632B2E78"/>
    <w:rsid w:val="63462072"/>
    <w:rsid w:val="6349C7E0"/>
    <w:rsid w:val="6399E0BE"/>
    <w:rsid w:val="63A31478"/>
    <w:rsid w:val="63EAA9F9"/>
    <w:rsid w:val="63FCC0F6"/>
    <w:rsid w:val="6409A01C"/>
    <w:rsid w:val="64712F74"/>
    <w:rsid w:val="647BA6A4"/>
    <w:rsid w:val="64B571C0"/>
    <w:rsid w:val="64E4D935"/>
    <w:rsid w:val="64FA1598"/>
    <w:rsid w:val="64FAF03F"/>
    <w:rsid w:val="64FF4C45"/>
    <w:rsid w:val="6540EAC3"/>
    <w:rsid w:val="654C157D"/>
    <w:rsid w:val="654F9D6A"/>
    <w:rsid w:val="6559D38B"/>
    <w:rsid w:val="657F55C8"/>
    <w:rsid w:val="659B4D56"/>
    <w:rsid w:val="659C479F"/>
    <w:rsid w:val="6647A0C1"/>
    <w:rsid w:val="664EDD37"/>
    <w:rsid w:val="6658DBFF"/>
    <w:rsid w:val="668D3D16"/>
    <w:rsid w:val="66F6DDC4"/>
    <w:rsid w:val="67A1E6F2"/>
    <w:rsid w:val="67BB6DE4"/>
    <w:rsid w:val="67EE603A"/>
    <w:rsid w:val="67FEF4CF"/>
    <w:rsid w:val="68297B60"/>
    <w:rsid w:val="683E9AB3"/>
    <w:rsid w:val="684ABA84"/>
    <w:rsid w:val="685C1043"/>
    <w:rsid w:val="685E71C3"/>
    <w:rsid w:val="686625F9"/>
    <w:rsid w:val="68936F33"/>
    <w:rsid w:val="68D57346"/>
    <w:rsid w:val="699D1142"/>
    <w:rsid w:val="69A7BE04"/>
    <w:rsid w:val="69BB114F"/>
    <w:rsid w:val="69C1021E"/>
    <w:rsid w:val="69C216E6"/>
    <w:rsid w:val="69D601A7"/>
    <w:rsid w:val="69D64A34"/>
    <w:rsid w:val="6A1DD00C"/>
    <w:rsid w:val="6A3279F5"/>
    <w:rsid w:val="6A4FC7F9"/>
    <w:rsid w:val="6A6862C6"/>
    <w:rsid w:val="6A720888"/>
    <w:rsid w:val="6A7A4A48"/>
    <w:rsid w:val="6B0FFA46"/>
    <w:rsid w:val="6B6BFBC7"/>
    <w:rsid w:val="6B777899"/>
    <w:rsid w:val="6BB04179"/>
    <w:rsid w:val="6BBBECB5"/>
    <w:rsid w:val="6BE2A318"/>
    <w:rsid w:val="6BE6C990"/>
    <w:rsid w:val="6C08689C"/>
    <w:rsid w:val="6C46AB9C"/>
    <w:rsid w:val="6C49F41F"/>
    <w:rsid w:val="6C579D01"/>
    <w:rsid w:val="6C6512B5"/>
    <w:rsid w:val="6C878AD4"/>
    <w:rsid w:val="6CC4C1C1"/>
    <w:rsid w:val="6CCD03EF"/>
    <w:rsid w:val="6CFB66F9"/>
    <w:rsid w:val="6CFF56DF"/>
    <w:rsid w:val="6D19607F"/>
    <w:rsid w:val="6D379E9E"/>
    <w:rsid w:val="6D42AD6B"/>
    <w:rsid w:val="6D4CA828"/>
    <w:rsid w:val="6D5B32BA"/>
    <w:rsid w:val="6D6B5E24"/>
    <w:rsid w:val="6D8CE37E"/>
    <w:rsid w:val="6DC4DDBB"/>
    <w:rsid w:val="6E50C6BF"/>
    <w:rsid w:val="6E8C135E"/>
    <w:rsid w:val="6F0309FB"/>
    <w:rsid w:val="6F193629"/>
    <w:rsid w:val="6F35DDE6"/>
    <w:rsid w:val="6FA52B2A"/>
    <w:rsid w:val="6FDC9E74"/>
    <w:rsid w:val="6FFABB05"/>
    <w:rsid w:val="700A3274"/>
    <w:rsid w:val="7051AEAC"/>
    <w:rsid w:val="70638D93"/>
    <w:rsid w:val="7063B79F"/>
    <w:rsid w:val="70A34B49"/>
    <w:rsid w:val="70D833B3"/>
    <w:rsid w:val="71190442"/>
    <w:rsid w:val="713E16D6"/>
    <w:rsid w:val="714CD955"/>
    <w:rsid w:val="717CF527"/>
    <w:rsid w:val="7181307F"/>
    <w:rsid w:val="7184A57A"/>
    <w:rsid w:val="718B1812"/>
    <w:rsid w:val="718EBC78"/>
    <w:rsid w:val="71911356"/>
    <w:rsid w:val="71ADF4F2"/>
    <w:rsid w:val="71B5D010"/>
    <w:rsid w:val="727698B6"/>
    <w:rsid w:val="7286C4F9"/>
    <w:rsid w:val="72A2B318"/>
    <w:rsid w:val="72C733D4"/>
    <w:rsid w:val="72C7524D"/>
    <w:rsid w:val="730EB0E1"/>
    <w:rsid w:val="7321F7C5"/>
    <w:rsid w:val="7347C30C"/>
    <w:rsid w:val="735C3125"/>
    <w:rsid w:val="735D7C15"/>
    <w:rsid w:val="73A656A8"/>
    <w:rsid w:val="7404C440"/>
    <w:rsid w:val="7470595E"/>
    <w:rsid w:val="7471F714"/>
    <w:rsid w:val="748D001B"/>
    <w:rsid w:val="74B8EB16"/>
    <w:rsid w:val="74BC8E18"/>
    <w:rsid w:val="74E04232"/>
    <w:rsid w:val="74ECCE95"/>
    <w:rsid w:val="751EE99F"/>
    <w:rsid w:val="75310B69"/>
    <w:rsid w:val="75336B6F"/>
    <w:rsid w:val="753C13F1"/>
    <w:rsid w:val="754BBFE6"/>
    <w:rsid w:val="754E7D7D"/>
    <w:rsid w:val="757C84AA"/>
    <w:rsid w:val="764CDAB1"/>
    <w:rsid w:val="765B867B"/>
    <w:rsid w:val="76856BCC"/>
    <w:rsid w:val="7685D7A4"/>
    <w:rsid w:val="768B4184"/>
    <w:rsid w:val="76D8B5BB"/>
    <w:rsid w:val="772054DE"/>
    <w:rsid w:val="773A8EF9"/>
    <w:rsid w:val="77411DF5"/>
    <w:rsid w:val="775CA1AA"/>
    <w:rsid w:val="775CA230"/>
    <w:rsid w:val="77670296"/>
    <w:rsid w:val="776A84FD"/>
    <w:rsid w:val="77765C5C"/>
    <w:rsid w:val="7778420E"/>
    <w:rsid w:val="777F461D"/>
    <w:rsid w:val="77850A35"/>
    <w:rsid w:val="7796260C"/>
    <w:rsid w:val="77A36BB9"/>
    <w:rsid w:val="77BEA56C"/>
    <w:rsid w:val="77D021F7"/>
    <w:rsid w:val="781694A1"/>
    <w:rsid w:val="782CF505"/>
    <w:rsid w:val="7846D4BE"/>
    <w:rsid w:val="785885B2"/>
    <w:rsid w:val="7868C36E"/>
    <w:rsid w:val="787E9487"/>
    <w:rsid w:val="78A86736"/>
    <w:rsid w:val="78B1B6FA"/>
    <w:rsid w:val="78E900C4"/>
    <w:rsid w:val="793E15EB"/>
    <w:rsid w:val="794A9BBC"/>
    <w:rsid w:val="79551A97"/>
    <w:rsid w:val="79564F70"/>
    <w:rsid w:val="795CF4E9"/>
    <w:rsid w:val="7980AF1C"/>
    <w:rsid w:val="798119C6"/>
    <w:rsid w:val="79918273"/>
    <w:rsid w:val="79A84958"/>
    <w:rsid w:val="79B1465A"/>
    <w:rsid w:val="79B4E6BB"/>
    <w:rsid w:val="79DDAE8B"/>
    <w:rsid w:val="79F0F39E"/>
    <w:rsid w:val="7A2D184F"/>
    <w:rsid w:val="7A568A1E"/>
    <w:rsid w:val="7A581FB0"/>
    <w:rsid w:val="7A7AB179"/>
    <w:rsid w:val="7AB08650"/>
    <w:rsid w:val="7AD95385"/>
    <w:rsid w:val="7AF1D897"/>
    <w:rsid w:val="7B13D67F"/>
    <w:rsid w:val="7B2F208F"/>
    <w:rsid w:val="7B3D5368"/>
    <w:rsid w:val="7B3EE81A"/>
    <w:rsid w:val="7BDCEC5F"/>
    <w:rsid w:val="7C0F1842"/>
    <w:rsid w:val="7C14B4FE"/>
    <w:rsid w:val="7C31ECC7"/>
    <w:rsid w:val="7C48D0AF"/>
    <w:rsid w:val="7C506E75"/>
    <w:rsid w:val="7C522D34"/>
    <w:rsid w:val="7C701848"/>
    <w:rsid w:val="7C75EDBF"/>
    <w:rsid w:val="7C992307"/>
    <w:rsid w:val="7CAE704D"/>
    <w:rsid w:val="7CD90574"/>
    <w:rsid w:val="7D0A760A"/>
    <w:rsid w:val="7D0DCA1F"/>
    <w:rsid w:val="7D511BE9"/>
    <w:rsid w:val="7D75B189"/>
    <w:rsid w:val="7D99AFD4"/>
    <w:rsid w:val="7D9E2575"/>
    <w:rsid w:val="7DB2AFC4"/>
    <w:rsid w:val="7DE6D183"/>
    <w:rsid w:val="7DEA6DEE"/>
    <w:rsid w:val="7E082144"/>
    <w:rsid w:val="7E4BCB66"/>
    <w:rsid w:val="7E6A91F9"/>
    <w:rsid w:val="7E73094F"/>
    <w:rsid w:val="7E7F1D11"/>
    <w:rsid w:val="7EE3B26A"/>
    <w:rsid w:val="7F060A2D"/>
    <w:rsid w:val="7F43EE3C"/>
    <w:rsid w:val="7F4A9464"/>
    <w:rsid w:val="7F518872"/>
    <w:rsid w:val="7F932EB1"/>
    <w:rsid w:val="7FB03D1E"/>
    <w:rsid w:val="7FCCC447"/>
    <w:rsid w:val="7FD42297"/>
    <w:rsid w:val="7FEE1C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D49EF"/>
  <w15:docId w15:val="{DE1BD671-B515-4FC6-84F5-460595544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69"/>
    <w:pPr>
      <w:spacing w:after="0"/>
    </w:pPr>
    <w:rPr>
      <w:rFonts w:ascii="Book Antiqua" w:eastAsia="Arial" w:hAnsi="Book Antiqua" w:cs="Arial"/>
      <w:color w:val="000000" w:themeColor="text1"/>
      <w:sz w:val="28"/>
      <w:szCs w:val="28"/>
    </w:rPr>
  </w:style>
  <w:style w:type="paragraph" w:styleId="Heading1">
    <w:name w:val="heading 1"/>
    <w:basedOn w:val="Normal"/>
    <w:next w:val="Normal"/>
    <w:link w:val="Heading1Char"/>
    <w:uiPriority w:val="9"/>
    <w:qFormat/>
    <w:rsid w:val="00734C10"/>
    <w:pPr>
      <w:keepNext/>
      <w:keepLines/>
      <w:spacing w:before="360" w:after="80"/>
      <w:outlineLvl w:val="0"/>
    </w:pPr>
    <w:rPr>
      <w:b/>
      <w:bCs/>
      <w:sz w:val="52"/>
      <w:szCs w:val="52"/>
    </w:rPr>
  </w:style>
  <w:style w:type="paragraph" w:styleId="Heading2">
    <w:name w:val="heading 2"/>
    <w:basedOn w:val="Heading1"/>
    <w:next w:val="Normal"/>
    <w:link w:val="Heading2Char"/>
    <w:uiPriority w:val="9"/>
    <w:unhideWhenUsed/>
    <w:qFormat/>
    <w:rsid w:val="1EAE14C2"/>
    <w:pPr>
      <w:outlineLvl w:val="1"/>
    </w:pPr>
    <w:rPr>
      <w:sz w:val="32"/>
      <w:szCs w:val="32"/>
    </w:rPr>
  </w:style>
  <w:style w:type="paragraph" w:styleId="Heading3">
    <w:name w:val="heading 3"/>
    <w:basedOn w:val="Heading1"/>
    <w:next w:val="Normal"/>
    <w:link w:val="Heading3Char"/>
    <w:uiPriority w:val="9"/>
    <w:unhideWhenUsed/>
    <w:qFormat/>
    <w:rsid w:val="000A48BB"/>
    <w:pPr>
      <w:outlineLvl w:val="2"/>
    </w:pPr>
    <w:rPr>
      <w:rFonts w:eastAsiaTheme="minorEastAsia"/>
      <w:sz w:val="28"/>
      <w:szCs w:val="28"/>
    </w:rPr>
  </w:style>
  <w:style w:type="paragraph" w:styleId="Heading4">
    <w:name w:val="heading 4"/>
    <w:basedOn w:val="Normal"/>
    <w:next w:val="Normal"/>
    <w:link w:val="Heading4Char"/>
    <w:uiPriority w:val="9"/>
    <w:unhideWhenUsed/>
    <w:qFormat/>
    <w:rsid w:val="1EAE14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1EAE14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1EAE14C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1EAE14C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1EAE14C2"/>
    <w:pPr>
      <w:keepNext/>
      <w:keepLines/>
      <w:outlineLvl w:val="7"/>
    </w:pPr>
    <w:rPr>
      <w:rFonts w:eastAsiaTheme="majorEastAsia" w:cstheme="majorBidi"/>
      <w:i/>
      <w:iCs/>
      <w:color w:val="272727"/>
    </w:rPr>
  </w:style>
  <w:style w:type="paragraph" w:styleId="Heading9">
    <w:name w:val="heading 9"/>
    <w:basedOn w:val="Title"/>
    <w:next w:val="Normal"/>
    <w:link w:val="Heading9Char"/>
    <w:uiPriority w:val="9"/>
    <w:unhideWhenUsed/>
    <w:qFormat/>
    <w:rsid w:val="00FF7BE7"/>
    <w:pPr>
      <w:jc w:val="left"/>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C10"/>
    <w:rPr>
      <w:rFonts w:ascii="Book Antiqua" w:eastAsia="Arial" w:hAnsi="Book Antiqua" w:cs="Arial"/>
      <w:b/>
      <w:bCs/>
      <w:color w:val="000000" w:themeColor="text1"/>
      <w:sz w:val="52"/>
      <w:szCs w:val="52"/>
    </w:rPr>
  </w:style>
  <w:style w:type="character" w:customStyle="1" w:styleId="Heading2Char">
    <w:name w:val="Heading 2 Char"/>
    <w:link w:val="Heading2"/>
    <w:uiPriority w:val="9"/>
    <w:rsid w:val="1EAE14C2"/>
    <w:rPr>
      <w:sz w:val="32"/>
      <w:szCs w:val="32"/>
    </w:rPr>
  </w:style>
  <w:style w:type="character" w:customStyle="1" w:styleId="Heading3Char">
    <w:name w:val="Heading 3 Char"/>
    <w:link w:val="Heading3"/>
    <w:uiPriority w:val="9"/>
    <w:rsid w:val="00A54B38"/>
    <w:rPr>
      <w:rFonts w:ascii="Book Antiqua" w:hAnsi="Book Antiqua" w:cs="Arial"/>
      <w:b/>
      <w:bCs/>
      <w:color w:val="000000" w:themeColor="text1"/>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FF7BE7"/>
    <w:rPr>
      <w:rFonts w:ascii="Arial" w:eastAsia="Arial" w:hAnsi="Arial" w:cs="Arial"/>
      <w:b/>
      <w:bCs/>
      <w:color w:val="000000" w:themeColor="text1"/>
      <w:sz w:val="52"/>
      <w:szCs w:val="52"/>
    </w:rPr>
  </w:style>
  <w:style w:type="character" w:customStyle="1" w:styleId="TitleChar">
    <w:name w:val="Title Char"/>
    <w:basedOn w:val="DefaultParagraphFont"/>
    <w:link w:val="Title"/>
    <w:uiPriority w:val="10"/>
    <w:rsid w:val="00186C21"/>
    <w:rPr>
      <w:rFonts w:ascii="Book Antiqua" w:eastAsia="Arial" w:hAnsi="Book Antiqua" w:cs="Arial"/>
      <w:b/>
      <w:bCs/>
      <w:color w:val="000000" w:themeColor="text1"/>
      <w:sz w:val="52"/>
      <w:szCs w:val="52"/>
    </w:rPr>
  </w:style>
  <w:style w:type="paragraph" w:styleId="Title">
    <w:name w:val="Title"/>
    <w:basedOn w:val="Normal"/>
    <w:next w:val="Normal"/>
    <w:link w:val="TitleChar"/>
    <w:uiPriority w:val="10"/>
    <w:qFormat/>
    <w:rsid w:val="00186C21"/>
    <w:pPr>
      <w:spacing w:before="240" w:after="80"/>
      <w:contextualSpacing/>
      <w:jc w:val="center"/>
    </w:pPr>
    <w:rPr>
      <w:b/>
      <w:bCs/>
      <w:sz w:val="52"/>
      <w:szCs w:val="52"/>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1EAE14C2"/>
    <w:rPr>
      <w:rFonts w:eastAsiaTheme="majorEastAsia" w:cstheme="majorBidi"/>
      <w:color w:val="595959" w:themeColor="text1" w:themeTint="A6"/>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1EAE14C2"/>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1EAE14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cover-emph">
    <w:name w:val="cover-emph"/>
    <w:basedOn w:val="Normal"/>
    <w:link w:val="cover-emphChar"/>
    <w:autoRedefine/>
    <w:uiPriority w:val="1"/>
    <w:qFormat/>
    <w:rsid w:val="005C005C"/>
    <w:pPr>
      <w:spacing w:before="240"/>
      <w:jc w:val="center"/>
    </w:pPr>
    <w:rPr>
      <w:b/>
      <w:bCs/>
      <w:sz w:val="32"/>
      <w:szCs w:val="32"/>
    </w:rPr>
  </w:style>
  <w:style w:type="paragraph" w:customStyle="1" w:styleId="testing">
    <w:name w:val="testing"/>
    <w:basedOn w:val="Normal"/>
    <w:link w:val="testingChar"/>
    <w:uiPriority w:val="1"/>
    <w:qFormat/>
    <w:rsid w:val="1EAE14C2"/>
    <w:pPr>
      <w:spacing w:before="240"/>
      <w:jc w:val="center"/>
    </w:pPr>
    <w:rPr>
      <w:b/>
      <w:bCs/>
      <w:sz w:val="32"/>
      <w:szCs w:val="32"/>
    </w:rPr>
  </w:style>
  <w:style w:type="paragraph" w:styleId="ListParagraph">
    <w:name w:val="List Paragraph"/>
    <w:basedOn w:val="Normal"/>
    <w:uiPriority w:val="34"/>
    <w:qFormat/>
    <w:rsid w:val="1EAE14C2"/>
    <w:pPr>
      <w:ind w:left="720"/>
      <w:contextualSpacing/>
    </w:pPr>
  </w:style>
  <w:style w:type="paragraph" w:styleId="TOC1">
    <w:name w:val="toc 1"/>
    <w:basedOn w:val="Normal"/>
    <w:next w:val="Normal"/>
    <w:uiPriority w:val="39"/>
    <w:unhideWhenUsed/>
    <w:qFormat/>
    <w:rsid w:val="1EAE14C2"/>
    <w:pPr>
      <w:spacing w:after="100"/>
    </w:pPr>
  </w:style>
  <w:style w:type="paragraph" w:styleId="TOC2">
    <w:name w:val="toc 2"/>
    <w:basedOn w:val="Normal"/>
    <w:next w:val="Normal"/>
    <w:uiPriority w:val="39"/>
    <w:unhideWhenUsed/>
    <w:qFormat/>
    <w:rsid w:val="1EAE14C2"/>
    <w:pPr>
      <w:spacing w:after="100"/>
      <w:ind w:left="220"/>
    </w:pPr>
  </w:style>
  <w:style w:type="paragraph" w:styleId="TOC3">
    <w:name w:val="toc 3"/>
    <w:basedOn w:val="Normal"/>
    <w:next w:val="Normal"/>
    <w:uiPriority w:val="39"/>
    <w:unhideWhenUsed/>
    <w:qFormat/>
    <w:rsid w:val="1EAE14C2"/>
    <w:pPr>
      <w:spacing w:after="100"/>
      <w:ind w:left="440"/>
    </w:pPr>
  </w:style>
  <w:style w:type="paragraph" w:styleId="TOC4">
    <w:name w:val="toc 4"/>
    <w:basedOn w:val="Normal"/>
    <w:next w:val="Normal"/>
    <w:uiPriority w:val="39"/>
    <w:unhideWhenUsed/>
    <w:rsid w:val="1EAE14C2"/>
    <w:pPr>
      <w:spacing w:after="100"/>
      <w:ind w:left="660"/>
    </w:pPr>
  </w:style>
  <w:style w:type="paragraph" w:styleId="TOC5">
    <w:name w:val="toc 5"/>
    <w:basedOn w:val="Normal"/>
    <w:next w:val="Normal"/>
    <w:uiPriority w:val="39"/>
    <w:unhideWhenUsed/>
    <w:rsid w:val="1EAE14C2"/>
    <w:pPr>
      <w:spacing w:after="100"/>
      <w:ind w:left="880"/>
    </w:pPr>
  </w:style>
  <w:style w:type="paragraph" w:styleId="TOC6">
    <w:name w:val="toc 6"/>
    <w:basedOn w:val="Normal"/>
    <w:next w:val="Normal"/>
    <w:uiPriority w:val="39"/>
    <w:unhideWhenUsed/>
    <w:rsid w:val="1EAE14C2"/>
    <w:pPr>
      <w:spacing w:after="100"/>
      <w:ind w:left="1100"/>
    </w:pPr>
  </w:style>
  <w:style w:type="paragraph" w:styleId="TOC7">
    <w:name w:val="toc 7"/>
    <w:basedOn w:val="Normal"/>
    <w:next w:val="Normal"/>
    <w:uiPriority w:val="39"/>
    <w:unhideWhenUsed/>
    <w:rsid w:val="1EAE14C2"/>
    <w:pPr>
      <w:spacing w:after="100"/>
      <w:ind w:left="1320"/>
    </w:pPr>
  </w:style>
  <w:style w:type="paragraph" w:styleId="TOC8">
    <w:name w:val="toc 8"/>
    <w:basedOn w:val="Normal"/>
    <w:next w:val="Normal"/>
    <w:uiPriority w:val="39"/>
    <w:unhideWhenUsed/>
    <w:rsid w:val="1EAE14C2"/>
    <w:pPr>
      <w:spacing w:after="100"/>
      <w:ind w:left="1540"/>
    </w:pPr>
  </w:style>
  <w:style w:type="paragraph" w:styleId="TOC9">
    <w:name w:val="toc 9"/>
    <w:basedOn w:val="Normal"/>
    <w:next w:val="Normal"/>
    <w:uiPriority w:val="39"/>
    <w:unhideWhenUsed/>
    <w:rsid w:val="1EAE14C2"/>
    <w:pPr>
      <w:spacing w:after="100"/>
      <w:ind w:left="1760"/>
    </w:pPr>
  </w:style>
  <w:style w:type="paragraph" w:styleId="EndnoteText">
    <w:name w:val="endnote text"/>
    <w:basedOn w:val="Normal"/>
    <w:uiPriority w:val="99"/>
    <w:semiHidden/>
    <w:unhideWhenUsed/>
    <w:rsid w:val="1EAE14C2"/>
    <w:rPr>
      <w:sz w:val="20"/>
      <w:szCs w:val="20"/>
    </w:rPr>
  </w:style>
  <w:style w:type="paragraph" w:styleId="Footer">
    <w:name w:val="footer"/>
    <w:basedOn w:val="Normal"/>
    <w:link w:val="FooterChar"/>
    <w:uiPriority w:val="99"/>
    <w:unhideWhenUsed/>
    <w:rsid w:val="1EAE14C2"/>
    <w:pPr>
      <w:tabs>
        <w:tab w:val="center" w:pos="4680"/>
        <w:tab w:val="right" w:pos="9360"/>
      </w:tabs>
    </w:pPr>
  </w:style>
  <w:style w:type="paragraph" w:styleId="FootnoteText">
    <w:name w:val="footnote text"/>
    <w:basedOn w:val="Normal"/>
    <w:uiPriority w:val="99"/>
    <w:semiHidden/>
    <w:unhideWhenUsed/>
    <w:rsid w:val="1EAE14C2"/>
    <w:rPr>
      <w:sz w:val="20"/>
      <w:szCs w:val="20"/>
    </w:rPr>
  </w:style>
  <w:style w:type="paragraph" w:styleId="Header">
    <w:name w:val="header"/>
    <w:basedOn w:val="Normal"/>
    <w:link w:val="HeaderChar"/>
    <w:uiPriority w:val="99"/>
    <w:unhideWhenUsed/>
    <w:rsid w:val="1EAE14C2"/>
    <w:pPr>
      <w:tabs>
        <w:tab w:val="center" w:pos="4680"/>
        <w:tab w:val="right" w:pos="9360"/>
      </w:tabs>
    </w:pPr>
  </w:style>
  <w:style w:type="character" w:customStyle="1" w:styleId="testingChar">
    <w:name w:val="testing Char"/>
    <w:basedOn w:val="DefaultParagraphFont"/>
    <w:link w:val="testing"/>
    <w:rsid w:val="1EAE14C2"/>
    <w:rPr>
      <w:rFonts w:ascii="Arial" w:eastAsia="Arial" w:hAnsi="Arial" w:cs="Arial"/>
      <w:b/>
      <w:bCs/>
      <w:i w:val="0"/>
      <w:iCs w:val="0"/>
      <w:caps w:val="0"/>
      <w:smallCaps w:val="0"/>
      <w:noProof w:val="0"/>
      <w:color w:val="000000" w:themeColor="text1"/>
      <w:sz w:val="32"/>
      <w:szCs w:val="32"/>
      <w:lang w:val="en-US"/>
    </w:rPr>
  </w:style>
  <w:style w:type="character" w:customStyle="1" w:styleId="cover-emphChar">
    <w:name w:val="cover-emph Char"/>
    <w:basedOn w:val="DefaultParagraphFont"/>
    <w:link w:val="cover-emph"/>
    <w:uiPriority w:val="1"/>
    <w:rsid w:val="005C005C"/>
    <w:rPr>
      <w:rFonts w:ascii="Book Antiqua" w:eastAsia="Arial" w:hAnsi="Book Antiqua" w:cs="Arial"/>
      <w:b/>
      <w:bCs/>
      <w:color w:val="000000" w:themeColor="text1"/>
      <w:sz w:val="32"/>
      <w:szCs w:val="32"/>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A54B3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B38"/>
    <w:rPr>
      <w:rFonts w:ascii="Tahoma" w:eastAsia="Arial" w:hAnsi="Tahoma" w:cs="Tahoma"/>
      <w:color w:val="000000" w:themeColor="text1"/>
      <w:sz w:val="16"/>
      <w:szCs w:val="16"/>
    </w:rPr>
  </w:style>
  <w:style w:type="paragraph" w:styleId="TOCHeading">
    <w:name w:val="TOC Heading"/>
    <w:basedOn w:val="Heading1"/>
    <w:next w:val="Normal"/>
    <w:uiPriority w:val="39"/>
    <w:semiHidden/>
    <w:unhideWhenUsed/>
    <w:qFormat/>
    <w:rsid w:val="004C7D04"/>
    <w:pPr>
      <w:spacing w:before="480" w:after="0" w:line="276" w:lineRule="auto"/>
      <w:outlineLvl w:val="9"/>
    </w:pPr>
    <w:rPr>
      <w:rFonts w:asciiTheme="majorHAnsi" w:eastAsiaTheme="majorEastAsia" w:hAnsiTheme="majorHAnsi" w:cstheme="majorBidi"/>
      <w:color w:val="0F4761" w:themeColor="accent1" w:themeShade="BF"/>
      <w:sz w:val="28"/>
      <w:szCs w:val="28"/>
    </w:rPr>
  </w:style>
  <w:style w:type="paragraph" w:styleId="Caption">
    <w:name w:val="caption"/>
    <w:basedOn w:val="Normal"/>
    <w:next w:val="Normal"/>
    <w:uiPriority w:val="35"/>
    <w:unhideWhenUsed/>
    <w:qFormat/>
    <w:rsid w:val="00607002"/>
    <w:pPr>
      <w:spacing w:before="240" w:after="200" w:line="240" w:lineRule="auto"/>
      <w:jc w:val="center"/>
    </w:pPr>
    <w:rPr>
      <w:i/>
      <w:iCs/>
      <w:color w:val="0E2841" w:themeColor="text2"/>
      <w:sz w:val="20"/>
      <w:szCs w:val="20"/>
    </w:rPr>
  </w:style>
  <w:style w:type="paragraph" w:styleId="TableofFigures">
    <w:name w:val="table of figures"/>
    <w:basedOn w:val="Normal"/>
    <w:next w:val="Normal"/>
    <w:uiPriority w:val="99"/>
    <w:unhideWhenUsed/>
    <w:rsid w:val="00364F59"/>
  </w:style>
  <w:style w:type="character" w:styleId="UnresolvedMention">
    <w:name w:val="Unresolved Mention"/>
    <w:basedOn w:val="DefaultParagraphFont"/>
    <w:uiPriority w:val="99"/>
    <w:semiHidden/>
    <w:unhideWhenUsed/>
    <w:rsid w:val="006D01F6"/>
    <w:rPr>
      <w:color w:val="605E5C"/>
      <w:shd w:val="clear" w:color="auto" w:fill="E1DFDD"/>
    </w:rPr>
  </w:style>
  <w:style w:type="character" w:styleId="CommentReference">
    <w:name w:val="annotation reference"/>
    <w:basedOn w:val="DefaultParagraphFont"/>
    <w:uiPriority w:val="99"/>
    <w:semiHidden/>
    <w:unhideWhenUsed/>
    <w:rsid w:val="00CE053C"/>
    <w:rPr>
      <w:sz w:val="16"/>
      <w:szCs w:val="16"/>
    </w:rPr>
  </w:style>
  <w:style w:type="paragraph" w:styleId="CommentText">
    <w:name w:val="annotation text"/>
    <w:basedOn w:val="Normal"/>
    <w:link w:val="CommentTextChar"/>
    <w:uiPriority w:val="99"/>
    <w:unhideWhenUsed/>
    <w:rsid w:val="00CE053C"/>
    <w:pPr>
      <w:spacing w:line="240" w:lineRule="auto"/>
    </w:pPr>
    <w:rPr>
      <w:sz w:val="20"/>
      <w:szCs w:val="20"/>
    </w:rPr>
  </w:style>
  <w:style w:type="character" w:customStyle="1" w:styleId="CommentTextChar">
    <w:name w:val="Comment Text Char"/>
    <w:basedOn w:val="DefaultParagraphFont"/>
    <w:link w:val="CommentText"/>
    <w:uiPriority w:val="99"/>
    <w:rsid w:val="00CE053C"/>
    <w:rPr>
      <w:rFonts w:ascii="Book Antiqua" w:eastAsia="Arial" w:hAnsi="Book Antiqua" w:cs="Arial"/>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E053C"/>
    <w:rPr>
      <w:b/>
      <w:bCs/>
    </w:rPr>
  </w:style>
  <w:style w:type="character" w:customStyle="1" w:styleId="CommentSubjectChar">
    <w:name w:val="Comment Subject Char"/>
    <w:basedOn w:val="CommentTextChar"/>
    <w:link w:val="CommentSubject"/>
    <w:uiPriority w:val="99"/>
    <w:semiHidden/>
    <w:rsid w:val="00CE053C"/>
    <w:rPr>
      <w:rFonts w:ascii="Book Antiqua" w:eastAsia="Arial" w:hAnsi="Book Antiqua" w:cs="Arial"/>
      <w:b/>
      <w:bCs/>
      <w:color w:val="000000" w:themeColor="text1"/>
      <w:sz w:val="20"/>
      <w:szCs w:val="20"/>
    </w:rPr>
  </w:style>
  <w:style w:type="paragraph" w:styleId="Revision">
    <w:name w:val="Revision"/>
    <w:hidden/>
    <w:uiPriority w:val="99"/>
    <w:semiHidden/>
    <w:rsid w:val="00373509"/>
    <w:pPr>
      <w:spacing w:after="0" w:line="240" w:lineRule="auto"/>
    </w:pPr>
    <w:rPr>
      <w:rFonts w:ascii="Book Antiqua" w:eastAsia="Arial" w:hAnsi="Book Antiqua" w:cs="Arial"/>
      <w:color w:val="000000" w:themeColor="text1"/>
      <w:sz w:val="28"/>
      <w:szCs w:val="28"/>
    </w:rPr>
  </w:style>
  <w:style w:type="character" w:styleId="FollowedHyperlink">
    <w:name w:val="FollowedHyperlink"/>
    <w:basedOn w:val="DefaultParagraphFont"/>
    <w:uiPriority w:val="99"/>
    <w:semiHidden/>
    <w:unhideWhenUsed/>
    <w:rsid w:val="002C7C2F"/>
    <w:rPr>
      <w:color w:val="96607D" w:themeColor="followedHyperlink"/>
      <w:u w:val="single"/>
    </w:rPr>
  </w:style>
  <w:style w:type="paragraph" w:styleId="NormalWeb">
    <w:name w:val="Normal (Web)"/>
    <w:basedOn w:val="Normal"/>
    <w:uiPriority w:val="99"/>
    <w:semiHidden/>
    <w:unhideWhenUsed/>
    <w:rsid w:val="005B6FB4"/>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C46F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12958">
      <w:bodyDiv w:val="1"/>
      <w:marLeft w:val="0"/>
      <w:marRight w:val="0"/>
      <w:marTop w:val="0"/>
      <w:marBottom w:val="0"/>
      <w:divBdr>
        <w:top w:val="none" w:sz="0" w:space="0" w:color="auto"/>
        <w:left w:val="none" w:sz="0" w:space="0" w:color="auto"/>
        <w:bottom w:val="none" w:sz="0" w:space="0" w:color="auto"/>
        <w:right w:val="none" w:sz="0" w:space="0" w:color="auto"/>
      </w:divBdr>
    </w:div>
    <w:div w:id="150610068">
      <w:bodyDiv w:val="1"/>
      <w:marLeft w:val="0"/>
      <w:marRight w:val="0"/>
      <w:marTop w:val="0"/>
      <w:marBottom w:val="0"/>
      <w:divBdr>
        <w:top w:val="none" w:sz="0" w:space="0" w:color="auto"/>
        <w:left w:val="none" w:sz="0" w:space="0" w:color="auto"/>
        <w:bottom w:val="none" w:sz="0" w:space="0" w:color="auto"/>
        <w:right w:val="none" w:sz="0" w:space="0" w:color="auto"/>
      </w:divBdr>
      <w:divsChild>
        <w:div w:id="835026686">
          <w:marLeft w:val="0"/>
          <w:marRight w:val="0"/>
          <w:marTop w:val="0"/>
          <w:marBottom w:val="0"/>
          <w:divBdr>
            <w:top w:val="none" w:sz="0" w:space="0" w:color="auto"/>
            <w:left w:val="none" w:sz="0" w:space="0" w:color="auto"/>
            <w:bottom w:val="single" w:sz="6" w:space="0" w:color="CECECE"/>
            <w:right w:val="none" w:sz="0" w:space="0" w:color="auto"/>
          </w:divBdr>
          <w:divsChild>
            <w:div w:id="16976357">
              <w:marLeft w:val="0"/>
              <w:marRight w:val="0"/>
              <w:marTop w:val="0"/>
              <w:marBottom w:val="0"/>
              <w:divBdr>
                <w:top w:val="none" w:sz="0" w:space="0" w:color="auto"/>
                <w:left w:val="none" w:sz="0" w:space="0" w:color="auto"/>
                <w:bottom w:val="none" w:sz="0" w:space="0" w:color="auto"/>
                <w:right w:val="none" w:sz="0" w:space="0" w:color="auto"/>
              </w:divBdr>
            </w:div>
          </w:divsChild>
        </w:div>
        <w:div w:id="1041174913">
          <w:marLeft w:val="0"/>
          <w:marRight w:val="0"/>
          <w:marTop w:val="0"/>
          <w:marBottom w:val="0"/>
          <w:divBdr>
            <w:top w:val="none" w:sz="0" w:space="0" w:color="auto"/>
            <w:left w:val="none" w:sz="0" w:space="0" w:color="auto"/>
            <w:bottom w:val="none" w:sz="0" w:space="0" w:color="auto"/>
            <w:right w:val="none" w:sz="0" w:space="0" w:color="auto"/>
          </w:divBdr>
        </w:div>
      </w:divsChild>
    </w:div>
    <w:div w:id="161046057">
      <w:bodyDiv w:val="1"/>
      <w:marLeft w:val="0"/>
      <w:marRight w:val="0"/>
      <w:marTop w:val="0"/>
      <w:marBottom w:val="0"/>
      <w:divBdr>
        <w:top w:val="none" w:sz="0" w:space="0" w:color="auto"/>
        <w:left w:val="none" w:sz="0" w:space="0" w:color="auto"/>
        <w:bottom w:val="none" w:sz="0" w:space="0" w:color="auto"/>
        <w:right w:val="none" w:sz="0" w:space="0" w:color="auto"/>
      </w:divBdr>
    </w:div>
    <w:div w:id="196159741">
      <w:bodyDiv w:val="1"/>
      <w:marLeft w:val="0"/>
      <w:marRight w:val="0"/>
      <w:marTop w:val="0"/>
      <w:marBottom w:val="0"/>
      <w:divBdr>
        <w:top w:val="none" w:sz="0" w:space="0" w:color="auto"/>
        <w:left w:val="none" w:sz="0" w:space="0" w:color="auto"/>
        <w:bottom w:val="none" w:sz="0" w:space="0" w:color="auto"/>
        <w:right w:val="none" w:sz="0" w:space="0" w:color="auto"/>
      </w:divBdr>
    </w:div>
    <w:div w:id="234435616">
      <w:bodyDiv w:val="1"/>
      <w:marLeft w:val="0"/>
      <w:marRight w:val="0"/>
      <w:marTop w:val="0"/>
      <w:marBottom w:val="0"/>
      <w:divBdr>
        <w:top w:val="none" w:sz="0" w:space="0" w:color="auto"/>
        <w:left w:val="none" w:sz="0" w:space="0" w:color="auto"/>
        <w:bottom w:val="none" w:sz="0" w:space="0" w:color="auto"/>
        <w:right w:val="none" w:sz="0" w:space="0" w:color="auto"/>
      </w:divBdr>
    </w:div>
    <w:div w:id="236332379">
      <w:bodyDiv w:val="1"/>
      <w:marLeft w:val="0"/>
      <w:marRight w:val="0"/>
      <w:marTop w:val="0"/>
      <w:marBottom w:val="0"/>
      <w:divBdr>
        <w:top w:val="none" w:sz="0" w:space="0" w:color="auto"/>
        <w:left w:val="none" w:sz="0" w:space="0" w:color="auto"/>
        <w:bottom w:val="none" w:sz="0" w:space="0" w:color="auto"/>
        <w:right w:val="none" w:sz="0" w:space="0" w:color="auto"/>
      </w:divBdr>
    </w:div>
    <w:div w:id="242878978">
      <w:bodyDiv w:val="1"/>
      <w:marLeft w:val="0"/>
      <w:marRight w:val="0"/>
      <w:marTop w:val="0"/>
      <w:marBottom w:val="0"/>
      <w:divBdr>
        <w:top w:val="none" w:sz="0" w:space="0" w:color="auto"/>
        <w:left w:val="none" w:sz="0" w:space="0" w:color="auto"/>
        <w:bottom w:val="none" w:sz="0" w:space="0" w:color="auto"/>
        <w:right w:val="none" w:sz="0" w:space="0" w:color="auto"/>
      </w:divBdr>
    </w:div>
    <w:div w:id="254290024">
      <w:bodyDiv w:val="1"/>
      <w:marLeft w:val="0"/>
      <w:marRight w:val="0"/>
      <w:marTop w:val="0"/>
      <w:marBottom w:val="0"/>
      <w:divBdr>
        <w:top w:val="none" w:sz="0" w:space="0" w:color="auto"/>
        <w:left w:val="none" w:sz="0" w:space="0" w:color="auto"/>
        <w:bottom w:val="none" w:sz="0" w:space="0" w:color="auto"/>
        <w:right w:val="none" w:sz="0" w:space="0" w:color="auto"/>
      </w:divBdr>
    </w:div>
    <w:div w:id="261838808">
      <w:bodyDiv w:val="1"/>
      <w:marLeft w:val="0"/>
      <w:marRight w:val="0"/>
      <w:marTop w:val="0"/>
      <w:marBottom w:val="0"/>
      <w:divBdr>
        <w:top w:val="none" w:sz="0" w:space="0" w:color="auto"/>
        <w:left w:val="none" w:sz="0" w:space="0" w:color="auto"/>
        <w:bottom w:val="none" w:sz="0" w:space="0" w:color="auto"/>
        <w:right w:val="none" w:sz="0" w:space="0" w:color="auto"/>
      </w:divBdr>
      <w:divsChild>
        <w:div w:id="504902526">
          <w:marLeft w:val="0"/>
          <w:marRight w:val="0"/>
          <w:marTop w:val="0"/>
          <w:marBottom w:val="0"/>
          <w:divBdr>
            <w:top w:val="none" w:sz="0" w:space="0" w:color="auto"/>
            <w:left w:val="none" w:sz="0" w:space="0" w:color="auto"/>
            <w:bottom w:val="single" w:sz="6" w:space="0" w:color="CECECE"/>
            <w:right w:val="none" w:sz="0" w:space="0" w:color="auto"/>
          </w:divBdr>
          <w:divsChild>
            <w:div w:id="615873565">
              <w:marLeft w:val="0"/>
              <w:marRight w:val="0"/>
              <w:marTop w:val="0"/>
              <w:marBottom w:val="0"/>
              <w:divBdr>
                <w:top w:val="none" w:sz="0" w:space="0" w:color="auto"/>
                <w:left w:val="none" w:sz="0" w:space="0" w:color="auto"/>
                <w:bottom w:val="none" w:sz="0" w:space="0" w:color="auto"/>
                <w:right w:val="none" w:sz="0" w:space="0" w:color="auto"/>
              </w:divBdr>
            </w:div>
          </w:divsChild>
        </w:div>
        <w:div w:id="969894343">
          <w:marLeft w:val="0"/>
          <w:marRight w:val="0"/>
          <w:marTop w:val="0"/>
          <w:marBottom w:val="0"/>
          <w:divBdr>
            <w:top w:val="none" w:sz="0" w:space="0" w:color="auto"/>
            <w:left w:val="none" w:sz="0" w:space="0" w:color="auto"/>
            <w:bottom w:val="none" w:sz="0" w:space="0" w:color="auto"/>
            <w:right w:val="none" w:sz="0" w:space="0" w:color="auto"/>
          </w:divBdr>
        </w:div>
      </w:divsChild>
    </w:div>
    <w:div w:id="280499140">
      <w:bodyDiv w:val="1"/>
      <w:marLeft w:val="0"/>
      <w:marRight w:val="0"/>
      <w:marTop w:val="0"/>
      <w:marBottom w:val="0"/>
      <w:divBdr>
        <w:top w:val="none" w:sz="0" w:space="0" w:color="auto"/>
        <w:left w:val="none" w:sz="0" w:space="0" w:color="auto"/>
        <w:bottom w:val="none" w:sz="0" w:space="0" w:color="auto"/>
        <w:right w:val="none" w:sz="0" w:space="0" w:color="auto"/>
      </w:divBdr>
    </w:div>
    <w:div w:id="286668260">
      <w:bodyDiv w:val="1"/>
      <w:marLeft w:val="0"/>
      <w:marRight w:val="0"/>
      <w:marTop w:val="0"/>
      <w:marBottom w:val="0"/>
      <w:divBdr>
        <w:top w:val="none" w:sz="0" w:space="0" w:color="auto"/>
        <w:left w:val="none" w:sz="0" w:space="0" w:color="auto"/>
        <w:bottom w:val="none" w:sz="0" w:space="0" w:color="auto"/>
        <w:right w:val="none" w:sz="0" w:space="0" w:color="auto"/>
      </w:divBdr>
    </w:div>
    <w:div w:id="303462823">
      <w:bodyDiv w:val="1"/>
      <w:marLeft w:val="0"/>
      <w:marRight w:val="0"/>
      <w:marTop w:val="0"/>
      <w:marBottom w:val="0"/>
      <w:divBdr>
        <w:top w:val="none" w:sz="0" w:space="0" w:color="auto"/>
        <w:left w:val="none" w:sz="0" w:space="0" w:color="auto"/>
        <w:bottom w:val="none" w:sz="0" w:space="0" w:color="auto"/>
        <w:right w:val="none" w:sz="0" w:space="0" w:color="auto"/>
      </w:divBdr>
    </w:div>
    <w:div w:id="310867442">
      <w:bodyDiv w:val="1"/>
      <w:marLeft w:val="0"/>
      <w:marRight w:val="0"/>
      <w:marTop w:val="0"/>
      <w:marBottom w:val="0"/>
      <w:divBdr>
        <w:top w:val="none" w:sz="0" w:space="0" w:color="auto"/>
        <w:left w:val="none" w:sz="0" w:space="0" w:color="auto"/>
        <w:bottom w:val="none" w:sz="0" w:space="0" w:color="auto"/>
        <w:right w:val="none" w:sz="0" w:space="0" w:color="auto"/>
      </w:divBdr>
    </w:div>
    <w:div w:id="383336802">
      <w:bodyDiv w:val="1"/>
      <w:marLeft w:val="0"/>
      <w:marRight w:val="0"/>
      <w:marTop w:val="0"/>
      <w:marBottom w:val="0"/>
      <w:divBdr>
        <w:top w:val="none" w:sz="0" w:space="0" w:color="auto"/>
        <w:left w:val="none" w:sz="0" w:space="0" w:color="auto"/>
        <w:bottom w:val="none" w:sz="0" w:space="0" w:color="auto"/>
        <w:right w:val="none" w:sz="0" w:space="0" w:color="auto"/>
      </w:divBdr>
    </w:div>
    <w:div w:id="387458959">
      <w:bodyDiv w:val="1"/>
      <w:marLeft w:val="0"/>
      <w:marRight w:val="0"/>
      <w:marTop w:val="0"/>
      <w:marBottom w:val="0"/>
      <w:divBdr>
        <w:top w:val="none" w:sz="0" w:space="0" w:color="auto"/>
        <w:left w:val="none" w:sz="0" w:space="0" w:color="auto"/>
        <w:bottom w:val="none" w:sz="0" w:space="0" w:color="auto"/>
        <w:right w:val="none" w:sz="0" w:space="0" w:color="auto"/>
      </w:divBdr>
    </w:div>
    <w:div w:id="416875504">
      <w:bodyDiv w:val="1"/>
      <w:marLeft w:val="0"/>
      <w:marRight w:val="0"/>
      <w:marTop w:val="0"/>
      <w:marBottom w:val="0"/>
      <w:divBdr>
        <w:top w:val="none" w:sz="0" w:space="0" w:color="auto"/>
        <w:left w:val="none" w:sz="0" w:space="0" w:color="auto"/>
        <w:bottom w:val="none" w:sz="0" w:space="0" w:color="auto"/>
        <w:right w:val="none" w:sz="0" w:space="0" w:color="auto"/>
      </w:divBdr>
      <w:divsChild>
        <w:div w:id="1668509351">
          <w:marLeft w:val="0"/>
          <w:marRight w:val="0"/>
          <w:marTop w:val="0"/>
          <w:marBottom w:val="0"/>
          <w:divBdr>
            <w:top w:val="none" w:sz="0" w:space="0" w:color="auto"/>
            <w:left w:val="none" w:sz="0" w:space="0" w:color="auto"/>
            <w:bottom w:val="single" w:sz="6" w:space="0" w:color="CECECE"/>
            <w:right w:val="none" w:sz="0" w:space="0" w:color="auto"/>
          </w:divBdr>
          <w:divsChild>
            <w:div w:id="809977673">
              <w:marLeft w:val="0"/>
              <w:marRight w:val="0"/>
              <w:marTop w:val="0"/>
              <w:marBottom w:val="0"/>
              <w:divBdr>
                <w:top w:val="none" w:sz="0" w:space="0" w:color="auto"/>
                <w:left w:val="none" w:sz="0" w:space="0" w:color="auto"/>
                <w:bottom w:val="none" w:sz="0" w:space="0" w:color="auto"/>
                <w:right w:val="none" w:sz="0" w:space="0" w:color="auto"/>
              </w:divBdr>
            </w:div>
          </w:divsChild>
        </w:div>
        <w:div w:id="2054885111">
          <w:marLeft w:val="0"/>
          <w:marRight w:val="0"/>
          <w:marTop w:val="0"/>
          <w:marBottom w:val="0"/>
          <w:divBdr>
            <w:top w:val="none" w:sz="0" w:space="0" w:color="auto"/>
            <w:left w:val="none" w:sz="0" w:space="0" w:color="auto"/>
            <w:bottom w:val="none" w:sz="0" w:space="0" w:color="auto"/>
            <w:right w:val="none" w:sz="0" w:space="0" w:color="auto"/>
          </w:divBdr>
        </w:div>
      </w:divsChild>
    </w:div>
    <w:div w:id="624695183">
      <w:bodyDiv w:val="1"/>
      <w:marLeft w:val="0"/>
      <w:marRight w:val="0"/>
      <w:marTop w:val="0"/>
      <w:marBottom w:val="0"/>
      <w:divBdr>
        <w:top w:val="none" w:sz="0" w:space="0" w:color="auto"/>
        <w:left w:val="none" w:sz="0" w:space="0" w:color="auto"/>
        <w:bottom w:val="none" w:sz="0" w:space="0" w:color="auto"/>
        <w:right w:val="none" w:sz="0" w:space="0" w:color="auto"/>
      </w:divBdr>
    </w:div>
    <w:div w:id="648168796">
      <w:bodyDiv w:val="1"/>
      <w:marLeft w:val="0"/>
      <w:marRight w:val="0"/>
      <w:marTop w:val="0"/>
      <w:marBottom w:val="0"/>
      <w:divBdr>
        <w:top w:val="none" w:sz="0" w:space="0" w:color="auto"/>
        <w:left w:val="none" w:sz="0" w:space="0" w:color="auto"/>
        <w:bottom w:val="none" w:sz="0" w:space="0" w:color="auto"/>
        <w:right w:val="none" w:sz="0" w:space="0" w:color="auto"/>
      </w:divBdr>
    </w:div>
    <w:div w:id="698628008">
      <w:bodyDiv w:val="1"/>
      <w:marLeft w:val="0"/>
      <w:marRight w:val="0"/>
      <w:marTop w:val="0"/>
      <w:marBottom w:val="0"/>
      <w:divBdr>
        <w:top w:val="none" w:sz="0" w:space="0" w:color="auto"/>
        <w:left w:val="none" w:sz="0" w:space="0" w:color="auto"/>
        <w:bottom w:val="none" w:sz="0" w:space="0" w:color="auto"/>
        <w:right w:val="none" w:sz="0" w:space="0" w:color="auto"/>
      </w:divBdr>
    </w:div>
    <w:div w:id="750011203">
      <w:bodyDiv w:val="1"/>
      <w:marLeft w:val="0"/>
      <w:marRight w:val="0"/>
      <w:marTop w:val="0"/>
      <w:marBottom w:val="0"/>
      <w:divBdr>
        <w:top w:val="none" w:sz="0" w:space="0" w:color="auto"/>
        <w:left w:val="none" w:sz="0" w:space="0" w:color="auto"/>
        <w:bottom w:val="none" w:sz="0" w:space="0" w:color="auto"/>
        <w:right w:val="none" w:sz="0" w:space="0" w:color="auto"/>
      </w:divBdr>
      <w:divsChild>
        <w:div w:id="1441532393">
          <w:marLeft w:val="0"/>
          <w:marRight w:val="0"/>
          <w:marTop w:val="0"/>
          <w:marBottom w:val="0"/>
          <w:divBdr>
            <w:top w:val="none" w:sz="0" w:space="0" w:color="auto"/>
            <w:left w:val="none" w:sz="0" w:space="0" w:color="auto"/>
            <w:bottom w:val="single" w:sz="6" w:space="0" w:color="CECECE"/>
            <w:right w:val="none" w:sz="0" w:space="0" w:color="auto"/>
          </w:divBdr>
          <w:divsChild>
            <w:div w:id="1869946584">
              <w:marLeft w:val="0"/>
              <w:marRight w:val="0"/>
              <w:marTop w:val="0"/>
              <w:marBottom w:val="0"/>
              <w:divBdr>
                <w:top w:val="none" w:sz="0" w:space="0" w:color="auto"/>
                <w:left w:val="none" w:sz="0" w:space="0" w:color="auto"/>
                <w:bottom w:val="none" w:sz="0" w:space="0" w:color="auto"/>
                <w:right w:val="none" w:sz="0" w:space="0" w:color="auto"/>
              </w:divBdr>
            </w:div>
          </w:divsChild>
        </w:div>
        <w:div w:id="1917930998">
          <w:marLeft w:val="0"/>
          <w:marRight w:val="0"/>
          <w:marTop w:val="0"/>
          <w:marBottom w:val="0"/>
          <w:divBdr>
            <w:top w:val="none" w:sz="0" w:space="0" w:color="auto"/>
            <w:left w:val="none" w:sz="0" w:space="0" w:color="auto"/>
            <w:bottom w:val="none" w:sz="0" w:space="0" w:color="auto"/>
            <w:right w:val="none" w:sz="0" w:space="0" w:color="auto"/>
          </w:divBdr>
        </w:div>
      </w:divsChild>
    </w:div>
    <w:div w:id="887377914">
      <w:bodyDiv w:val="1"/>
      <w:marLeft w:val="0"/>
      <w:marRight w:val="0"/>
      <w:marTop w:val="0"/>
      <w:marBottom w:val="0"/>
      <w:divBdr>
        <w:top w:val="none" w:sz="0" w:space="0" w:color="auto"/>
        <w:left w:val="none" w:sz="0" w:space="0" w:color="auto"/>
        <w:bottom w:val="none" w:sz="0" w:space="0" w:color="auto"/>
        <w:right w:val="none" w:sz="0" w:space="0" w:color="auto"/>
      </w:divBdr>
    </w:div>
    <w:div w:id="921642702">
      <w:bodyDiv w:val="1"/>
      <w:marLeft w:val="0"/>
      <w:marRight w:val="0"/>
      <w:marTop w:val="0"/>
      <w:marBottom w:val="0"/>
      <w:divBdr>
        <w:top w:val="none" w:sz="0" w:space="0" w:color="auto"/>
        <w:left w:val="none" w:sz="0" w:space="0" w:color="auto"/>
        <w:bottom w:val="none" w:sz="0" w:space="0" w:color="auto"/>
        <w:right w:val="none" w:sz="0" w:space="0" w:color="auto"/>
      </w:divBdr>
    </w:div>
    <w:div w:id="962926020">
      <w:bodyDiv w:val="1"/>
      <w:marLeft w:val="0"/>
      <w:marRight w:val="0"/>
      <w:marTop w:val="0"/>
      <w:marBottom w:val="0"/>
      <w:divBdr>
        <w:top w:val="none" w:sz="0" w:space="0" w:color="auto"/>
        <w:left w:val="none" w:sz="0" w:space="0" w:color="auto"/>
        <w:bottom w:val="none" w:sz="0" w:space="0" w:color="auto"/>
        <w:right w:val="none" w:sz="0" w:space="0" w:color="auto"/>
      </w:divBdr>
    </w:div>
    <w:div w:id="981080194">
      <w:bodyDiv w:val="1"/>
      <w:marLeft w:val="0"/>
      <w:marRight w:val="0"/>
      <w:marTop w:val="0"/>
      <w:marBottom w:val="0"/>
      <w:divBdr>
        <w:top w:val="none" w:sz="0" w:space="0" w:color="auto"/>
        <w:left w:val="none" w:sz="0" w:space="0" w:color="auto"/>
        <w:bottom w:val="none" w:sz="0" w:space="0" w:color="auto"/>
        <w:right w:val="none" w:sz="0" w:space="0" w:color="auto"/>
      </w:divBdr>
      <w:divsChild>
        <w:div w:id="716783398">
          <w:marLeft w:val="0"/>
          <w:marRight w:val="0"/>
          <w:marTop w:val="0"/>
          <w:marBottom w:val="0"/>
          <w:divBdr>
            <w:top w:val="none" w:sz="0" w:space="0" w:color="auto"/>
            <w:left w:val="none" w:sz="0" w:space="0" w:color="auto"/>
            <w:bottom w:val="none" w:sz="0" w:space="0" w:color="auto"/>
            <w:right w:val="none" w:sz="0" w:space="0" w:color="auto"/>
          </w:divBdr>
        </w:div>
      </w:divsChild>
    </w:div>
    <w:div w:id="1002733198">
      <w:bodyDiv w:val="1"/>
      <w:marLeft w:val="0"/>
      <w:marRight w:val="0"/>
      <w:marTop w:val="0"/>
      <w:marBottom w:val="0"/>
      <w:divBdr>
        <w:top w:val="none" w:sz="0" w:space="0" w:color="auto"/>
        <w:left w:val="none" w:sz="0" w:space="0" w:color="auto"/>
        <w:bottom w:val="none" w:sz="0" w:space="0" w:color="auto"/>
        <w:right w:val="none" w:sz="0" w:space="0" w:color="auto"/>
      </w:divBdr>
    </w:div>
    <w:div w:id="1003361559">
      <w:bodyDiv w:val="1"/>
      <w:marLeft w:val="0"/>
      <w:marRight w:val="0"/>
      <w:marTop w:val="0"/>
      <w:marBottom w:val="0"/>
      <w:divBdr>
        <w:top w:val="none" w:sz="0" w:space="0" w:color="auto"/>
        <w:left w:val="none" w:sz="0" w:space="0" w:color="auto"/>
        <w:bottom w:val="none" w:sz="0" w:space="0" w:color="auto"/>
        <w:right w:val="none" w:sz="0" w:space="0" w:color="auto"/>
      </w:divBdr>
    </w:div>
    <w:div w:id="1012294220">
      <w:bodyDiv w:val="1"/>
      <w:marLeft w:val="0"/>
      <w:marRight w:val="0"/>
      <w:marTop w:val="0"/>
      <w:marBottom w:val="0"/>
      <w:divBdr>
        <w:top w:val="none" w:sz="0" w:space="0" w:color="auto"/>
        <w:left w:val="none" w:sz="0" w:space="0" w:color="auto"/>
        <w:bottom w:val="none" w:sz="0" w:space="0" w:color="auto"/>
        <w:right w:val="none" w:sz="0" w:space="0" w:color="auto"/>
      </w:divBdr>
      <w:divsChild>
        <w:div w:id="1602445090">
          <w:marLeft w:val="0"/>
          <w:marRight w:val="0"/>
          <w:marTop w:val="0"/>
          <w:marBottom w:val="0"/>
          <w:divBdr>
            <w:top w:val="none" w:sz="0" w:space="0" w:color="auto"/>
            <w:left w:val="none" w:sz="0" w:space="0" w:color="auto"/>
            <w:bottom w:val="none" w:sz="0" w:space="0" w:color="auto"/>
            <w:right w:val="none" w:sz="0" w:space="0" w:color="auto"/>
          </w:divBdr>
        </w:div>
        <w:div w:id="1937252616">
          <w:marLeft w:val="0"/>
          <w:marRight w:val="0"/>
          <w:marTop w:val="0"/>
          <w:marBottom w:val="0"/>
          <w:divBdr>
            <w:top w:val="none" w:sz="0" w:space="0" w:color="auto"/>
            <w:left w:val="none" w:sz="0" w:space="0" w:color="auto"/>
            <w:bottom w:val="single" w:sz="6" w:space="0" w:color="CECECE"/>
            <w:right w:val="none" w:sz="0" w:space="0" w:color="auto"/>
          </w:divBdr>
          <w:divsChild>
            <w:div w:id="11497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3877">
      <w:bodyDiv w:val="1"/>
      <w:marLeft w:val="0"/>
      <w:marRight w:val="0"/>
      <w:marTop w:val="0"/>
      <w:marBottom w:val="0"/>
      <w:divBdr>
        <w:top w:val="none" w:sz="0" w:space="0" w:color="auto"/>
        <w:left w:val="none" w:sz="0" w:space="0" w:color="auto"/>
        <w:bottom w:val="none" w:sz="0" w:space="0" w:color="auto"/>
        <w:right w:val="none" w:sz="0" w:space="0" w:color="auto"/>
      </w:divBdr>
    </w:div>
    <w:div w:id="1051999491">
      <w:bodyDiv w:val="1"/>
      <w:marLeft w:val="0"/>
      <w:marRight w:val="0"/>
      <w:marTop w:val="0"/>
      <w:marBottom w:val="0"/>
      <w:divBdr>
        <w:top w:val="none" w:sz="0" w:space="0" w:color="auto"/>
        <w:left w:val="none" w:sz="0" w:space="0" w:color="auto"/>
        <w:bottom w:val="none" w:sz="0" w:space="0" w:color="auto"/>
        <w:right w:val="none" w:sz="0" w:space="0" w:color="auto"/>
      </w:divBdr>
    </w:div>
    <w:div w:id="1054886168">
      <w:bodyDiv w:val="1"/>
      <w:marLeft w:val="0"/>
      <w:marRight w:val="0"/>
      <w:marTop w:val="0"/>
      <w:marBottom w:val="0"/>
      <w:divBdr>
        <w:top w:val="none" w:sz="0" w:space="0" w:color="auto"/>
        <w:left w:val="none" w:sz="0" w:space="0" w:color="auto"/>
        <w:bottom w:val="none" w:sz="0" w:space="0" w:color="auto"/>
        <w:right w:val="none" w:sz="0" w:space="0" w:color="auto"/>
      </w:divBdr>
    </w:div>
    <w:div w:id="1055856605">
      <w:bodyDiv w:val="1"/>
      <w:marLeft w:val="0"/>
      <w:marRight w:val="0"/>
      <w:marTop w:val="0"/>
      <w:marBottom w:val="0"/>
      <w:divBdr>
        <w:top w:val="none" w:sz="0" w:space="0" w:color="auto"/>
        <w:left w:val="none" w:sz="0" w:space="0" w:color="auto"/>
        <w:bottom w:val="none" w:sz="0" w:space="0" w:color="auto"/>
        <w:right w:val="none" w:sz="0" w:space="0" w:color="auto"/>
      </w:divBdr>
    </w:div>
    <w:div w:id="1089229661">
      <w:bodyDiv w:val="1"/>
      <w:marLeft w:val="0"/>
      <w:marRight w:val="0"/>
      <w:marTop w:val="0"/>
      <w:marBottom w:val="0"/>
      <w:divBdr>
        <w:top w:val="none" w:sz="0" w:space="0" w:color="auto"/>
        <w:left w:val="none" w:sz="0" w:space="0" w:color="auto"/>
        <w:bottom w:val="none" w:sz="0" w:space="0" w:color="auto"/>
        <w:right w:val="none" w:sz="0" w:space="0" w:color="auto"/>
      </w:divBdr>
    </w:div>
    <w:div w:id="1136676882">
      <w:bodyDiv w:val="1"/>
      <w:marLeft w:val="0"/>
      <w:marRight w:val="0"/>
      <w:marTop w:val="0"/>
      <w:marBottom w:val="0"/>
      <w:divBdr>
        <w:top w:val="none" w:sz="0" w:space="0" w:color="auto"/>
        <w:left w:val="none" w:sz="0" w:space="0" w:color="auto"/>
        <w:bottom w:val="none" w:sz="0" w:space="0" w:color="auto"/>
        <w:right w:val="none" w:sz="0" w:space="0" w:color="auto"/>
      </w:divBdr>
    </w:div>
    <w:div w:id="1153835021">
      <w:bodyDiv w:val="1"/>
      <w:marLeft w:val="0"/>
      <w:marRight w:val="0"/>
      <w:marTop w:val="0"/>
      <w:marBottom w:val="0"/>
      <w:divBdr>
        <w:top w:val="none" w:sz="0" w:space="0" w:color="auto"/>
        <w:left w:val="none" w:sz="0" w:space="0" w:color="auto"/>
        <w:bottom w:val="none" w:sz="0" w:space="0" w:color="auto"/>
        <w:right w:val="none" w:sz="0" w:space="0" w:color="auto"/>
      </w:divBdr>
    </w:div>
    <w:div w:id="1189178156">
      <w:bodyDiv w:val="1"/>
      <w:marLeft w:val="0"/>
      <w:marRight w:val="0"/>
      <w:marTop w:val="0"/>
      <w:marBottom w:val="0"/>
      <w:divBdr>
        <w:top w:val="none" w:sz="0" w:space="0" w:color="auto"/>
        <w:left w:val="none" w:sz="0" w:space="0" w:color="auto"/>
        <w:bottom w:val="none" w:sz="0" w:space="0" w:color="auto"/>
        <w:right w:val="none" w:sz="0" w:space="0" w:color="auto"/>
      </w:divBdr>
    </w:div>
    <w:div w:id="1192452108">
      <w:bodyDiv w:val="1"/>
      <w:marLeft w:val="0"/>
      <w:marRight w:val="0"/>
      <w:marTop w:val="0"/>
      <w:marBottom w:val="0"/>
      <w:divBdr>
        <w:top w:val="none" w:sz="0" w:space="0" w:color="auto"/>
        <w:left w:val="none" w:sz="0" w:space="0" w:color="auto"/>
        <w:bottom w:val="none" w:sz="0" w:space="0" w:color="auto"/>
        <w:right w:val="none" w:sz="0" w:space="0" w:color="auto"/>
      </w:divBdr>
    </w:div>
    <w:div w:id="1257665185">
      <w:bodyDiv w:val="1"/>
      <w:marLeft w:val="0"/>
      <w:marRight w:val="0"/>
      <w:marTop w:val="0"/>
      <w:marBottom w:val="0"/>
      <w:divBdr>
        <w:top w:val="none" w:sz="0" w:space="0" w:color="auto"/>
        <w:left w:val="none" w:sz="0" w:space="0" w:color="auto"/>
        <w:bottom w:val="none" w:sz="0" w:space="0" w:color="auto"/>
        <w:right w:val="none" w:sz="0" w:space="0" w:color="auto"/>
      </w:divBdr>
      <w:divsChild>
        <w:div w:id="1088423330">
          <w:marLeft w:val="0"/>
          <w:marRight w:val="0"/>
          <w:marTop w:val="0"/>
          <w:marBottom w:val="0"/>
          <w:divBdr>
            <w:top w:val="none" w:sz="0" w:space="0" w:color="auto"/>
            <w:left w:val="none" w:sz="0" w:space="0" w:color="auto"/>
            <w:bottom w:val="none" w:sz="0" w:space="0" w:color="auto"/>
            <w:right w:val="none" w:sz="0" w:space="0" w:color="auto"/>
          </w:divBdr>
        </w:div>
        <w:div w:id="1611206105">
          <w:marLeft w:val="0"/>
          <w:marRight w:val="0"/>
          <w:marTop w:val="0"/>
          <w:marBottom w:val="0"/>
          <w:divBdr>
            <w:top w:val="none" w:sz="0" w:space="0" w:color="auto"/>
            <w:left w:val="none" w:sz="0" w:space="0" w:color="auto"/>
            <w:bottom w:val="single" w:sz="6" w:space="0" w:color="CECECE"/>
            <w:right w:val="none" w:sz="0" w:space="0" w:color="auto"/>
          </w:divBdr>
          <w:divsChild>
            <w:div w:id="3738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9156">
      <w:bodyDiv w:val="1"/>
      <w:marLeft w:val="0"/>
      <w:marRight w:val="0"/>
      <w:marTop w:val="0"/>
      <w:marBottom w:val="0"/>
      <w:divBdr>
        <w:top w:val="none" w:sz="0" w:space="0" w:color="auto"/>
        <w:left w:val="none" w:sz="0" w:space="0" w:color="auto"/>
        <w:bottom w:val="none" w:sz="0" w:space="0" w:color="auto"/>
        <w:right w:val="none" w:sz="0" w:space="0" w:color="auto"/>
      </w:divBdr>
    </w:div>
    <w:div w:id="1374765521">
      <w:bodyDiv w:val="1"/>
      <w:marLeft w:val="0"/>
      <w:marRight w:val="0"/>
      <w:marTop w:val="0"/>
      <w:marBottom w:val="0"/>
      <w:divBdr>
        <w:top w:val="none" w:sz="0" w:space="0" w:color="auto"/>
        <w:left w:val="none" w:sz="0" w:space="0" w:color="auto"/>
        <w:bottom w:val="none" w:sz="0" w:space="0" w:color="auto"/>
        <w:right w:val="none" w:sz="0" w:space="0" w:color="auto"/>
      </w:divBdr>
    </w:div>
    <w:div w:id="1428308339">
      <w:bodyDiv w:val="1"/>
      <w:marLeft w:val="0"/>
      <w:marRight w:val="0"/>
      <w:marTop w:val="0"/>
      <w:marBottom w:val="0"/>
      <w:divBdr>
        <w:top w:val="none" w:sz="0" w:space="0" w:color="auto"/>
        <w:left w:val="none" w:sz="0" w:space="0" w:color="auto"/>
        <w:bottom w:val="none" w:sz="0" w:space="0" w:color="auto"/>
        <w:right w:val="none" w:sz="0" w:space="0" w:color="auto"/>
      </w:divBdr>
      <w:divsChild>
        <w:div w:id="1848515551">
          <w:marLeft w:val="0"/>
          <w:marRight w:val="0"/>
          <w:marTop w:val="0"/>
          <w:marBottom w:val="0"/>
          <w:divBdr>
            <w:top w:val="none" w:sz="0" w:space="0" w:color="auto"/>
            <w:left w:val="none" w:sz="0" w:space="0" w:color="auto"/>
            <w:bottom w:val="none" w:sz="0" w:space="0" w:color="auto"/>
            <w:right w:val="none" w:sz="0" w:space="0" w:color="auto"/>
          </w:divBdr>
        </w:div>
      </w:divsChild>
    </w:div>
    <w:div w:id="1443846168">
      <w:bodyDiv w:val="1"/>
      <w:marLeft w:val="0"/>
      <w:marRight w:val="0"/>
      <w:marTop w:val="0"/>
      <w:marBottom w:val="0"/>
      <w:divBdr>
        <w:top w:val="none" w:sz="0" w:space="0" w:color="auto"/>
        <w:left w:val="none" w:sz="0" w:space="0" w:color="auto"/>
        <w:bottom w:val="none" w:sz="0" w:space="0" w:color="auto"/>
        <w:right w:val="none" w:sz="0" w:space="0" w:color="auto"/>
      </w:divBdr>
    </w:div>
    <w:div w:id="1486432705">
      <w:bodyDiv w:val="1"/>
      <w:marLeft w:val="0"/>
      <w:marRight w:val="0"/>
      <w:marTop w:val="0"/>
      <w:marBottom w:val="0"/>
      <w:divBdr>
        <w:top w:val="none" w:sz="0" w:space="0" w:color="auto"/>
        <w:left w:val="none" w:sz="0" w:space="0" w:color="auto"/>
        <w:bottom w:val="none" w:sz="0" w:space="0" w:color="auto"/>
        <w:right w:val="none" w:sz="0" w:space="0" w:color="auto"/>
      </w:divBdr>
    </w:div>
    <w:div w:id="1498153921">
      <w:bodyDiv w:val="1"/>
      <w:marLeft w:val="0"/>
      <w:marRight w:val="0"/>
      <w:marTop w:val="0"/>
      <w:marBottom w:val="0"/>
      <w:divBdr>
        <w:top w:val="none" w:sz="0" w:space="0" w:color="auto"/>
        <w:left w:val="none" w:sz="0" w:space="0" w:color="auto"/>
        <w:bottom w:val="none" w:sz="0" w:space="0" w:color="auto"/>
        <w:right w:val="none" w:sz="0" w:space="0" w:color="auto"/>
      </w:divBdr>
    </w:div>
    <w:div w:id="1522091575">
      <w:bodyDiv w:val="1"/>
      <w:marLeft w:val="0"/>
      <w:marRight w:val="0"/>
      <w:marTop w:val="0"/>
      <w:marBottom w:val="0"/>
      <w:divBdr>
        <w:top w:val="none" w:sz="0" w:space="0" w:color="auto"/>
        <w:left w:val="none" w:sz="0" w:space="0" w:color="auto"/>
        <w:bottom w:val="none" w:sz="0" w:space="0" w:color="auto"/>
        <w:right w:val="none" w:sz="0" w:space="0" w:color="auto"/>
      </w:divBdr>
    </w:div>
    <w:div w:id="1569002636">
      <w:bodyDiv w:val="1"/>
      <w:marLeft w:val="0"/>
      <w:marRight w:val="0"/>
      <w:marTop w:val="0"/>
      <w:marBottom w:val="0"/>
      <w:divBdr>
        <w:top w:val="none" w:sz="0" w:space="0" w:color="auto"/>
        <w:left w:val="none" w:sz="0" w:space="0" w:color="auto"/>
        <w:bottom w:val="none" w:sz="0" w:space="0" w:color="auto"/>
        <w:right w:val="none" w:sz="0" w:space="0" w:color="auto"/>
      </w:divBdr>
    </w:div>
    <w:div w:id="1790589805">
      <w:bodyDiv w:val="1"/>
      <w:marLeft w:val="0"/>
      <w:marRight w:val="0"/>
      <w:marTop w:val="0"/>
      <w:marBottom w:val="0"/>
      <w:divBdr>
        <w:top w:val="none" w:sz="0" w:space="0" w:color="auto"/>
        <w:left w:val="none" w:sz="0" w:space="0" w:color="auto"/>
        <w:bottom w:val="none" w:sz="0" w:space="0" w:color="auto"/>
        <w:right w:val="none" w:sz="0" w:space="0" w:color="auto"/>
      </w:divBdr>
      <w:divsChild>
        <w:div w:id="773549390">
          <w:marLeft w:val="0"/>
          <w:marRight w:val="0"/>
          <w:marTop w:val="0"/>
          <w:marBottom w:val="0"/>
          <w:divBdr>
            <w:top w:val="none" w:sz="0" w:space="0" w:color="auto"/>
            <w:left w:val="none" w:sz="0" w:space="0" w:color="auto"/>
            <w:bottom w:val="single" w:sz="6" w:space="0" w:color="CECECE"/>
            <w:right w:val="none" w:sz="0" w:space="0" w:color="auto"/>
          </w:divBdr>
          <w:divsChild>
            <w:div w:id="70347351">
              <w:marLeft w:val="0"/>
              <w:marRight w:val="0"/>
              <w:marTop w:val="0"/>
              <w:marBottom w:val="0"/>
              <w:divBdr>
                <w:top w:val="none" w:sz="0" w:space="0" w:color="auto"/>
                <w:left w:val="none" w:sz="0" w:space="0" w:color="auto"/>
                <w:bottom w:val="none" w:sz="0" w:space="0" w:color="auto"/>
                <w:right w:val="none" w:sz="0" w:space="0" w:color="auto"/>
              </w:divBdr>
            </w:div>
          </w:divsChild>
        </w:div>
        <w:div w:id="1668285137">
          <w:marLeft w:val="0"/>
          <w:marRight w:val="0"/>
          <w:marTop w:val="0"/>
          <w:marBottom w:val="0"/>
          <w:divBdr>
            <w:top w:val="none" w:sz="0" w:space="0" w:color="auto"/>
            <w:left w:val="none" w:sz="0" w:space="0" w:color="auto"/>
            <w:bottom w:val="none" w:sz="0" w:space="0" w:color="auto"/>
            <w:right w:val="none" w:sz="0" w:space="0" w:color="auto"/>
          </w:divBdr>
        </w:div>
      </w:divsChild>
    </w:div>
    <w:div w:id="1791699193">
      <w:bodyDiv w:val="1"/>
      <w:marLeft w:val="0"/>
      <w:marRight w:val="0"/>
      <w:marTop w:val="0"/>
      <w:marBottom w:val="0"/>
      <w:divBdr>
        <w:top w:val="none" w:sz="0" w:space="0" w:color="auto"/>
        <w:left w:val="none" w:sz="0" w:space="0" w:color="auto"/>
        <w:bottom w:val="none" w:sz="0" w:space="0" w:color="auto"/>
        <w:right w:val="none" w:sz="0" w:space="0" w:color="auto"/>
      </w:divBdr>
    </w:div>
    <w:div w:id="1864588536">
      <w:bodyDiv w:val="1"/>
      <w:marLeft w:val="0"/>
      <w:marRight w:val="0"/>
      <w:marTop w:val="0"/>
      <w:marBottom w:val="0"/>
      <w:divBdr>
        <w:top w:val="none" w:sz="0" w:space="0" w:color="auto"/>
        <w:left w:val="none" w:sz="0" w:space="0" w:color="auto"/>
        <w:bottom w:val="none" w:sz="0" w:space="0" w:color="auto"/>
        <w:right w:val="none" w:sz="0" w:space="0" w:color="auto"/>
      </w:divBdr>
    </w:div>
    <w:div w:id="1864976640">
      <w:bodyDiv w:val="1"/>
      <w:marLeft w:val="0"/>
      <w:marRight w:val="0"/>
      <w:marTop w:val="0"/>
      <w:marBottom w:val="0"/>
      <w:divBdr>
        <w:top w:val="none" w:sz="0" w:space="0" w:color="auto"/>
        <w:left w:val="none" w:sz="0" w:space="0" w:color="auto"/>
        <w:bottom w:val="none" w:sz="0" w:space="0" w:color="auto"/>
        <w:right w:val="none" w:sz="0" w:space="0" w:color="auto"/>
      </w:divBdr>
    </w:div>
    <w:div w:id="1884095295">
      <w:bodyDiv w:val="1"/>
      <w:marLeft w:val="0"/>
      <w:marRight w:val="0"/>
      <w:marTop w:val="0"/>
      <w:marBottom w:val="0"/>
      <w:divBdr>
        <w:top w:val="none" w:sz="0" w:space="0" w:color="auto"/>
        <w:left w:val="none" w:sz="0" w:space="0" w:color="auto"/>
        <w:bottom w:val="none" w:sz="0" w:space="0" w:color="auto"/>
        <w:right w:val="none" w:sz="0" w:space="0" w:color="auto"/>
      </w:divBdr>
      <w:divsChild>
        <w:div w:id="96869000">
          <w:marLeft w:val="0"/>
          <w:marRight w:val="0"/>
          <w:marTop w:val="0"/>
          <w:marBottom w:val="0"/>
          <w:divBdr>
            <w:top w:val="none" w:sz="0" w:space="0" w:color="auto"/>
            <w:left w:val="none" w:sz="0" w:space="0" w:color="auto"/>
            <w:bottom w:val="single" w:sz="6" w:space="0" w:color="CECECE"/>
            <w:right w:val="none" w:sz="0" w:space="0" w:color="auto"/>
          </w:divBdr>
          <w:divsChild>
            <w:div w:id="1537812620">
              <w:marLeft w:val="0"/>
              <w:marRight w:val="0"/>
              <w:marTop w:val="0"/>
              <w:marBottom w:val="0"/>
              <w:divBdr>
                <w:top w:val="none" w:sz="0" w:space="0" w:color="auto"/>
                <w:left w:val="none" w:sz="0" w:space="0" w:color="auto"/>
                <w:bottom w:val="none" w:sz="0" w:space="0" w:color="auto"/>
                <w:right w:val="none" w:sz="0" w:space="0" w:color="auto"/>
              </w:divBdr>
            </w:div>
          </w:divsChild>
        </w:div>
        <w:div w:id="367803111">
          <w:marLeft w:val="0"/>
          <w:marRight w:val="0"/>
          <w:marTop w:val="0"/>
          <w:marBottom w:val="0"/>
          <w:divBdr>
            <w:top w:val="none" w:sz="0" w:space="0" w:color="auto"/>
            <w:left w:val="none" w:sz="0" w:space="0" w:color="auto"/>
            <w:bottom w:val="none" w:sz="0" w:space="0" w:color="auto"/>
            <w:right w:val="none" w:sz="0" w:space="0" w:color="auto"/>
          </w:divBdr>
        </w:div>
      </w:divsChild>
    </w:div>
    <w:div w:id="1894850198">
      <w:bodyDiv w:val="1"/>
      <w:marLeft w:val="0"/>
      <w:marRight w:val="0"/>
      <w:marTop w:val="0"/>
      <w:marBottom w:val="0"/>
      <w:divBdr>
        <w:top w:val="none" w:sz="0" w:space="0" w:color="auto"/>
        <w:left w:val="none" w:sz="0" w:space="0" w:color="auto"/>
        <w:bottom w:val="none" w:sz="0" w:space="0" w:color="auto"/>
        <w:right w:val="none" w:sz="0" w:space="0" w:color="auto"/>
      </w:divBdr>
    </w:div>
    <w:div w:id="1902665752">
      <w:bodyDiv w:val="1"/>
      <w:marLeft w:val="0"/>
      <w:marRight w:val="0"/>
      <w:marTop w:val="0"/>
      <w:marBottom w:val="0"/>
      <w:divBdr>
        <w:top w:val="none" w:sz="0" w:space="0" w:color="auto"/>
        <w:left w:val="none" w:sz="0" w:space="0" w:color="auto"/>
        <w:bottom w:val="none" w:sz="0" w:space="0" w:color="auto"/>
        <w:right w:val="none" w:sz="0" w:space="0" w:color="auto"/>
      </w:divBdr>
    </w:div>
    <w:div w:id="2016180142">
      <w:bodyDiv w:val="1"/>
      <w:marLeft w:val="0"/>
      <w:marRight w:val="0"/>
      <w:marTop w:val="0"/>
      <w:marBottom w:val="0"/>
      <w:divBdr>
        <w:top w:val="none" w:sz="0" w:space="0" w:color="auto"/>
        <w:left w:val="none" w:sz="0" w:space="0" w:color="auto"/>
        <w:bottom w:val="none" w:sz="0" w:space="0" w:color="auto"/>
        <w:right w:val="none" w:sz="0" w:space="0" w:color="auto"/>
      </w:divBdr>
    </w:div>
    <w:div w:id="214357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5.xml"/><Relationship Id="rId21" Type="http://schemas.openxmlformats.org/officeDocument/2006/relationships/footer" Target="footer3.xml"/><Relationship Id="rId42" Type="http://schemas.openxmlformats.org/officeDocument/2006/relationships/image" Target="media/image9.emf"/><Relationship Id="rId47" Type="http://schemas.openxmlformats.org/officeDocument/2006/relationships/image" Target="media/image11.emf"/><Relationship Id="rId63" Type="http://schemas.openxmlformats.org/officeDocument/2006/relationships/package" Target="embeddings/Microsoft_Excel_Worksheet12.xlsx"/><Relationship Id="rId68" Type="http://schemas.openxmlformats.org/officeDocument/2006/relationships/image" Target="media/image19.emf"/><Relationship Id="rId84" Type="http://schemas.openxmlformats.org/officeDocument/2006/relationships/package" Target="embeddings/Microsoft_Excel_Worksheet20.xlsx"/><Relationship Id="rId89" Type="http://schemas.openxmlformats.org/officeDocument/2006/relationships/image" Target="media/image28.emf"/><Relationship Id="rId112" Type="http://schemas.openxmlformats.org/officeDocument/2006/relationships/header" Target="header40.xml"/><Relationship Id="rId16" Type="http://schemas.openxmlformats.org/officeDocument/2006/relationships/header" Target="header6.xml"/><Relationship Id="rId107" Type="http://schemas.openxmlformats.org/officeDocument/2006/relationships/hyperlink" Target="https://support.microsoft.com/en-gb/office/sum-function-043e1c7d-7726-4e80-8f32-07b23e057f89" TargetMode="External"/><Relationship Id="rId11" Type="http://schemas.openxmlformats.org/officeDocument/2006/relationships/header" Target="header2.xml"/><Relationship Id="rId32" Type="http://schemas.openxmlformats.org/officeDocument/2006/relationships/image" Target="media/image4.emf"/><Relationship Id="rId37" Type="http://schemas.openxmlformats.org/officeDocument/2006/relationships/package" Target="embeddings/Microsoft_Excel_Worksheet3.xlsx"/><Relationship Id="rId53" Type="http://schemas.openxmlformats.org/officeDocument/2006/relationships/package" Target="embeddings/Microsoft_Excel_Worksheet9.xlsx"/><Relationship Id="rId58" Type="http://schemas.openxmlformats.org/officeDocument/2006/relationships/image" Target="media/image16.png"/><Relationship Id="rId74" Type="http://schemas.openxmlformats.org/officeDocument/2006/relationships/image" Target="media/image22.emf"/><Relationship Id="rId79" Type="http://schemas.openxmlformats.org/officeDocument/2006/relationships/package" Target="embeddings/Microsoft_Excel_Worksheet18.xlsx"/><Relationship Id="rId102" Type="http://schemas.openxmlformats.org/officeDocument/2006/relationships/header" Target="header36.xml"/><Relationship Id="rId5" Type="http://schemas.openxmlformats.org/officeDocument/2006/relationships/webSettings" Target="webSettings.xml"/><Relationship Id="rId90" Type="http://schemas.openxmlformats.org/officeDocument/2006/relationships/header" Target="header31.xml"/><Relationship Id="rId95" Type="http://schemas.openxmlformats.org/officeDocument/2006/relationships/image" Target="media/image32.emf"/><Relationship Id="rId22" Type="http://schemas.openxmlformats.org/officeDocument/2006/relationships/header" Target="header11.xml"/><Relationship Id="rId27" Type="http://schemas.openxmlformats.org/officeDocument/2006/relationships/image" Target="media/image2.png"/><Relationship Id="rId43" Type="http://schemas.openxmlformats.org/officeDocument/2006/relationships/package" Target="embeddings/Microsoft_Excel_Worksheet6.xlsx"/><Relationship Id="rId48" Type="http://schemas.openxmlformats.org/officeDocument/2006/relationships/package" Target="embeddings/Microsoft_Excel_Worksheet8.xlsx"/><Relationship Id="rId64" Type="http://schemas.openxmlformats.org/officeDocument/2006/relationships/header" Target="header24.xml"/><Relationship Id="rId69" Type="http://schemas.openxmlformats.org/officeDocument/2006/relationships/package" Target="embeddings/Microsoft_Excel_Worksheet13.xlsx"/><Relationship Id="rId113" Type="http://schemas.openxmlformats.org/officeDocument/2006/relationships/fontTable" Target="fontTable.xml"/><Relationship Id="rId80" Type="http://schemas.openxmlformats.org/officeDocument/2006/relationships/header" Target="header27.xml"/><Relationship Id="rId85" Type="http://schemas.openxmlformats.org/officeDocument/2006/relationships/image" Target="media/image27.png"/><Relationship Id="rId12" Type="http://schemas.openxmlformats.org/officeDocument/2006/relationships/footer" Target="footer2.xml"/><Relationship Id="rId17" Type="http://schemas.openxmlformats.org/officeDocument/2006/relationships/header" Target="header7.xml"/><Relationship Id="rId33" Type="http://schemas.openxmlformats.org/officeDocument/2006/relationships/package" Target="embeddings/Microsoft_Excel_Worksheet1.xlsx"/><Relationship Id="rId38" Type="http://schemas.openxmlformats.org/officeDocument/2006/relationships/image" Target="media/image7.emf"/><Relationship Id="rId59" Type="http://schemas.openxmlformats.org/officeDocument/2006/relationships/header" Target="header22.xml"/><Relationship Id="rId103" Type="http://schemas.openxmlformats.org/officeDocument/2006/relationships/image" Target="media/image36.png"/><Relationship Id="rId108" Type="http://schemas.openxmlformats.org/officeDocument/2006/relationships/hyperlink" Target="https://support.microsoft.com/en-gb/office/countifs-function-dda3dc6e-f74e-4aee-88bc-aa8c2a866842" TargetMode="External"/><Relationship Id="rId54" Type="http://schemas.openxmlformats.org/officeDocument/2006/relationships/image" Target="media/image14.emf"/><Relationship Id="rId70" Type="http://schemas.openxmlformats.org/officeDocument/2006/relationships/image" Target="media/image20.emf"/><Relationship Id="rId75" Type="http://schemas.openxmlformats.org/officeDocument/2006/relationships/package" Target="embeddings/Microsoft_Excel_Worksheet16.xlsx"/><Relationship Id="rId91" Type="http://schemas.openxmlformats.org/officeDocument/2006/relationships/image" Target="media/image29.emf"/><Relationship Id="rId96" Type="http://schemas.openxmlformats.org/officeDocument/2006/relationships/header" Target="head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header" Target="header16.xml"/><Relationship Id="rId36" Type="http://schemas.openxmlformats.org/officeDocument/2006/relationships/image" Target="media/image6.emf"/><Relationship Id="rId49" Type="http://schemas.openxmlformats.org/officeDocument/2006/relationships/image" Target="media/image12.png"/><Relationship Id="rId57" Type="http://schemas.openxmlformats.org/officeDocument/2006/relationships/image" Target="media/image15.png"/><Relationship Id="rId106" Type="http://schemas.openxmlformats.org/officeDocument/2006/relationships/header" Target="header39.xml"/><Relationship Id="rId114" Type="http://schemas.microsoft.com/office/2011/relationships/people" Target="people.xml"/><Relationship Id="rId10" Type="http://schemas.openxmlformats.org/officeDocument/2006/relationships/footer" Target="footer1.xml"/><Relationship Id="rId31" Type="http://schemas.openxmlformats.org/officeDocument/2006/relationships/package" Target="embeddings/Microsoft_Excel_Worksheet.xlsx"/><Relationship Id="rId44" Type="http://schemas.openxmlformats.org/officeDocument/2006/relationships/header" Target="header18.xml"/><Relationship Id="rId52" Type="http://schemas.openxmlformats.org/officeDocument/2006/relationships/image" Target="media/image13.emf"/><Relationship Id="rId60" Type="http://schemas.openxmlformats.org/officeDocument/2006/relationships/header" Target="header23.xml"/><Relationship Id="rId65" Type="http://schemas.openxmlformats.org/officeDocument/2006/relationships/image" Target="media/image18.png"/><Relationship Id="rId73" Type="http://schemas.openxmlformats.org/officeDocument/2006/relationships/package" Target="embeddings/Microsoft_Excel_Worksheet15.xlsx"/><Relationship Id="rId78" Type="http://schemas.openxmlformats.org/officeDocument/2006/relationships/image" Target="media/image24.emf"/><Relationship Id="rId81" Type="http://schemas.openxmlformats.org/officeDocument/2006/relationships/image" Target="media/image25.emf"/><Relationship Id="rId86" Type="http://schemas.openxmlformats.org/officeDocument/2006/relationships/header" Target="header28.xml"/><Relationship Id="rId94" Type="http://schemas.openxmlformats.org/officeDocument/2006/relationships/header" Target="header32.xml"/><Relationship Id="rId99" Type="http://schemas.openxmlformats.org/officeDocument/2006/relationships/image" Target="media/image34.emf"/><Relationship Id="rId101" Type="http://schemas.openxmlformats.org/officeDocument/2006/relationships/header" Target="header3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package" Target="embeddings/Microsoft_Excel_Worksheet4.xlsx"/><Relationship Id="rId109" Type="http://schemas.openxmlformats.org/officeDocument/2006/relationships/hyperlink" Target="https://support.microsoft.com/en-us/office/sort-function-22f63bd0-ccc8-492f-953d-c20e8e44b86c" TargetMode="External"/><Relationship Id="rId34" Type="http://schemas.openxmlformats.org/officeDocument/2006/relationships/image" Target="media/image5.emf"/><Relationship Id="rId50" Type="http://schemas.openxmlformats.org/officeDocument/2006/relationships/header" Target="header19.xml"/><Relationship Id="rId55" Type="http://schemas.openxmlformats.org/officeDocument/2006/relationships/package" Target="embeddings/Microsoft_Excel_Worksheet10.xlsx"/><Relationship Id="rId76" Type="http://schemas.openxmlformats.org/officeDocument/2006/relationships/image" Target="media/image23.emf"/><Relationship Id="rId97" Type="http://schemas.openxmlformats.org/officeDocument/2006/relationships/image" Target="media/image33.emf"/><Relationship Id="rId104" Type="http://schemas.openxmlformats.org/officeDocument/2006/relationships/header" Target="header37.xml"/><Relationship Id="rId7" Type="http://schemas.openxmlformats.org/officeDocument/2006/relationships/endnotes" Target="endnotes.xml"/><Relationship Id="rId71" Type="http://schemas.openxmlformats.org/officeDocument/2006/relationships/package" Target="embeddings/Microsoft_Excel_Worksheet14.xlsx"/><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eader" Target="header17.xml"/><Relationship Id="rId24" Type="http://schemas.openxmlformats.org/officeDocument/2006/relationships/header" Target="header13.xml"/><Relationship Id="rId40" Type="http://schemas.openxmlformats.org/officeDocument/2006/relationships/image" Target="media/image8.emf"/><Relationship Id="rId45" Type="http://schemas.openxmlformats.org/officeDocument/2006/relationships/image" Target="media/image10.emf"/><Relationship Id="rId66" Type="http://schemas.openxmlformats.org/officeDocument/2006/relationships/header" Target="header25.xml"/><Relationship Id="rId87" Type="http://schemas.openxmlformats.org/officeDocument/2006/relationships/header" Target="header29.xml"/><Relationship Id="rId110" Type="http://schemas.openxmlformats.org/officeDocument/2006/relationships/hyperlink" Target="https://support.microsoft.com/en-us/office/unique-function-c5ab87fd-30a3-4ce9-9d1a-40204fb85e1e" TargetMode="External"/><Relationship Id="rId115" Type="http://schemas.openxmlformats.org/officeDocument/2006/relationships/theme" Target="theme/theme1.xml"/><Relationship Id="rId61" Type="http://schemas.openxmlformats.org/officeDocument/2006/relationships/image" Target="media/image17.emf"/><Relationship Id="rId82" Type="http://schemas.openxmlformats.org/officeDocument/2006/relationships/package" Target="embeddings/Microsoft_Excel_Worksheet19.xlsx"/><Relationship Id="rId19" Type="http://schemas.openxmlformats.org/officeDocument/2006/relationships/header" Target="header9.xml"/><Relationship Id="rId14" Type="http://schemas.openxmlformats.org/officeDocument/2006/relationships/header" Target="header4.xml"/><Relationship Id="rId30" Type="http://schemas.openxmlformats.org/officeDocument/2006/relationships/image" Target="media/image3.emf"/><Relationship Id="rId35" Type="http://schemas.openxmlformats.org/officeDocument/2006/relationships/package" Target="embeddings/Microsoft_Excel_Worksheet2.xlsx"/><Relationship Id="rId56" Type="http://schemas.openxmlformats.org/officeDocument/2006/relationships/header" Target="header21.xml"/><Relationship Id="rId77" Type="http://schemas.openxmlformats.org/officeDocument/2006/relationships/package" Target="embeddings/Microsoft_Excel_Worksheet17.xlsx"/><Relationship Id="rId100" Type="http://schemas.openxmlformats.org/officeDocument/2006/relationships/image" Target="media/image35.png"/><Relationship Id="rId105" Type="http://schemas.openxmlformats.org/officeDocument/2006/relationships/header" Target="header38.xml"/><Relationship Id="rId8" Type="http://schemas.openxmlformats.org/officeDocument/2006/relationships/image" Target="media/image1.png"/><Relationship Id="rId51" Type="http://schemas.openxmlformats.org/officeDocument/2006/relationships/header" Target="header20.xml"/><Relationship Id="rId72" Type="http://schemas.openxmlformats.org/officeDocument/2006/relationships/image" Target="media/image21.emf"/><Relationship Id="rId93" Type="http://schemas.openxmlformats.org/officeDocument/2006/relationships/image" Target="media/image31.emf"/><Relationship Id="rId98" Type="http://schemas.openxmlformats.org/officeDocument/2006/relationships/header" Target="header34.xml"/><Relationship Id="rId3" Type="http://schemas.openxmlformats.org/officeDocument/2006/relationships/styles" Target="styles.xml"/><Relationship Id="rId25" Type="http://schemas.openxmlformats.org/officeDocument/2006/relationships/header" Target="header14.xml"/><Relationship Id="rId46" Type="http://schemas.openxmlformats.org/officeDocument/2006/relationships/package" Target="embeddings/Microsoft_Excel_Worksheet7.xlsx"/><Relationship Id="rId67" Type="http://schemas.openxmlformats.org/officeDocument/2006/relationships/header" Target="header26.xml"/><Relationship Id="rId116" Type="http://schemas.microsoft.com/office/2020/10/relationships/intelligence" Target="intelligence2.xml"/><Relationship Id="rId20" Type="http://schemas.openxmlformats.org/officeDocument/2006/relationships/header" Target="header10.xml"/><Relationship Id="rId41" Type="http://schemas.openxmlformats.org/officeDocument/2006/relationships/package" Target="embeddings/Microsoft_Excel_Worksheet5.xlsx"/><Relationship Id="rId62" Type="http://schemas.openxmlformats.org/officeDocument/2006/relationships/package" Target="embeddings/Microsoft_Excel_Worksheet11.xlsx"/><Relationship Id="rId83" Type="http://schemas.openxmlformats.org/officeDocument/2006/relationships/image" Target="media/image26.emf"/><Relationship Id="rId88" Type="http://schemas.openxmlformats.org/officeDocument/2006/relationships/header" Target="header30.xml"/><Relationship Id="rId111" Type="http://schemas.openxmlformats.org/officeDocument/2006/relationships/hyperlink" Target="https://support.microsoft.com/en-us/office/available-chart-types-in-office-a6187218-807e-4103-9e0a-27cdb19afb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7FBD7-A53A-45D9-AACF-7C6680952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71</Pages>
  <Words>9188</Words>
  <Characters>52373</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61439</CharactersWithSpaces>
  <SharedDoc>false</SharedDoc>
  <HLinks>
    <vt:vector size="510" baseType="variant">
      <vt:variant>
        <vt:i4>6553635</vt:i4>
      </vt:variant>
      <vt:variant>
        <vt:i4>744</vt:i4>
      </vt:variant>
      <vt:variant>
        <vt:i4>0</vt:i4>
      </vt:variant>
      <vt:variant>
        <vt:i4>5</vt:i4>
      </vt:variant>
      <vt:variant>
        <vt:lpwstr>https://support.microsoft.com/en-us/office/available-chart-types-in-office-a6187218-807e-4103-9e0a-27cdb19afb90</vt:lpwstr>
      </vt:variant>
      <vt:variant>
        <vt:lpwstr/>
      </vt:variant>
      <vt:variant>
        <vt:i4>8126505</vt:i4>
      </vt:variant>
      <vt:variant>
        <vt:i4>741</vt:i4>
      </vt:variant>
      <vt:variant>
        <vt:i4>0</vt:i4>
      </vt:variant>
      <vt:variant>
        <vt:i4>5</vt:i4>
      </vt:variant>
      <vt:variant>
        <vt:lpwstr>https://support.microsoft.com/en-us/office/unique-function-c5ab87fd-30a3-4ce9-9d1a-40204fb85e1e</vt:lpwstr>
      </vt:variant>
      <vt:variant>
        <vt:lpwstr/>
      </vt:variant>
      <vt:variant>
        <vt:i4>5177418</vt:i4>
      </vt:variant>
      <vt:variant>
        <vt:i4>738</vt:i4>
      </vt:variant>
      <vt:variant>
        <vt:i4>0</vt:i4>
      </vt:variant>
      <vt:variant>
        <vt:i4>5</vt:i4>
      </vt:variant>
      <vt:variant>
        <vt:lpwstr>https://support.microsoft.com/en-us/office/sort-function-22f63bd0-ccc8-492f-953d-c20e8e44b86c</vt:lpwstr>
      </vt:variant>
      <vt:variant>
        <vt:lpwstr/>
      </vt:variant>
      <vt:variant>
        <vt:i4>131158</vt:i4>
      </vt:variant>
      <vt:variant>
        <vt:i4>735</vt:i4>
      </vt:variant>
      <vt:variant>
        <vt:i4>0</vt:i4>
      </vt:variant>
      <vt:variant>
        <vt:i4>5</vt:i4>
      </vt:variant>
      <vt:variant>
        <vt:lpwstr>https://support.microsoft.com/en-gb/office/countifs-function-dda3dc6e-f74e-4aee-88bc-aa8c2a866842</vt:lpwstr>
      </vt:variant>
      <vt:variant>
        <vt:lpwstr/>
      </vt:variant>
      <vt:variant>
        <vt:i4>4390920</vt:i4>
      </vt:variant>
      <vt:variant>
        <vt:i4>732</vt:i4>
      </vt:variant>
      <vt:variant>
        <vt:i4>0</vt:i4>
      </vt:variant>
      <vt:variant>
        <vt:i4>5</vt:i4>
      </vt:variant>
      <vt:variant>
        <vt:lpwstr>https://support.microsoft.com/en-gb/office/sum-function-043e1c7d-7726-4e80-8f32-07b23e057f89</vt:lpwstr>
      </vt:variant>
      <vt:variant>
        <vt:lpwstr/>
      </vt:variant>
      <vt:variant>
        <vt:i4>1966130</vt:i4>
      </vt:variant>
      <vt:variant>
        <vt:i4>485</vt:i4>
      </vt:variant>
      <vt:variant>
        <vt:i4>0</vt:i4>
      </vt:variant>
      <vt:variant>
        <vt:i4>5</vt:i4>
      </vt:variant>
      <vt:variant>
        <vt:lpwstr/>
      </vt:variant>
      <vt:variant>
        <vt:lpwstr>_Toc184603741</vt:lpwstr>
      </vt:variant>
      <vt:variant>
        <vt:i4>1966130</vt:i4>
      </vt:variant>
      <vt:variant>
        <vt:i4>479</vt:i4>
      </vt:variant>
      <vt:variant>
        <vt:i4>0</vt:i4>
      </vt:variant>
      <vt:variant>
        <vt:i4>5</vt:i4>
      </vt:variant>
      <vt:variant>
        <vt:lpwstr/>
      </vt:variant>
      <vt:variant>
        <vt:lpwstr>_Toc184603740</vt:lpwstr>
      </vt:variant>
      <vt:variant>
        <vt:i4>1638450</vt:i4>
      </vt:variant>
      <vt:variant>
        <vt:i4>473</vt:i4>
      </vt:variant>
      <vt:variant>
        <vt:i4>0</vt:i4>
      </vt:variant>
      <vt:variant>
        <vt:i4>5</vt:i4>
      </vt:variant>
      <vt:variant>
        <vt:lpwstr/>
      </vt:variant>
      <vt:variant>
        <vt:lpwstr>_Toc184603739</vt:lpwstr>
      </vt:variant>
      <vt:variant>
        <vt:i4>1638450</vt:i4>
      </vt:variant>
      <vt:variant>
        <vt:i4>467</vt:i4>
      </vt:variant>
      <vt:variant>
        <vt:i4>0</vt:i4>
      </vt:variant>
      <vt:variant>
        <vt:i4>5</vt:i4>
      </vt:variant>
      <vt:variant>
        <vt:lpwstr/>
      </vt:variant>
      <vt:variant>
        <vt:lpwstr>_Toc184603738</vt:lpwstr>
      </vt:variant>
      <vt:variant>
        <vt:i4>1638450</vt:i4>
      </vt:variant>
      <vt:variant>
        <vt:i4>461</vt:i4>
      </vt:variant>
      <vt:variant>
        <vt:i4>0</vt:i4>
      </vt:variant>
      <vt:variant>
        <vt:i4>5</vt:i4>
      </vt:variant>
      <vt:variant>
        <vt:lpwstr/>
      </vt:variant>
      <vt:variant>
        <vt:lpwstr>_Toc184603737</vt:lpwstr>
      </vt:variant>
      <vt:variant>
        <vt:i4>1638450</vt:i4>
      </vt:variant>
      <vt:variant>
        <vt:i4>455</vt:i4>
      </vt:variant>
      <vt:variant>
        <vt:i4>0</vt:i4>
      </vt:variant>
      <vt:variant>
        <vt:i4>5</vt:i4>
      </vt:variant>
      <vt:variant>
        <vt:lpwstr/>
      </vt:variant>
      <vt:variant>
        <vt:lpwstr>_Toc184603736</vt:lpwstr>
      </vt:variant>
      <vt:variant>
        <vt:i4>1638450</vt:i4>
      </vt:variant>
      <vt:variant>
        <vt:i4>449</vt:i4>
      </vt:variant>
      <vt:variant>
        <vt:i4>0</vt:i4>
      </vt:variant>
      <vt:variant>
        <vt:i4>5</vt:i4>
      </vt:variant>
      <vt:variant>
        <vt:lpwstr/>
      </vt:variant>
      <vt:variant>
        <vt:lpwstr>_Toc184603735</vt:lpwstr>
      </vt:variant>
      <vt:variant>
        <vt:i4>1638450</vt:i4>
      </vt:variant>
      <vt:variant>
        <vt:i4>443</vt:i4>
      </vt:variant>
      <vt:variant>
        <vt:i4>0</vt:i4>
      </vt:variant>
      <vt:variant>
        <vt:i4>5</vt:i4>
      </vt:variant>
      <vt:variant>
        <vt:lpwstr/>
      </vt:variant>
      <vt:variant>
        <vt:lpwstr>_Toc184603734</vt:lpwstr>
      </vt:variant>
      <vt:variant>
        <vt:i4>1638450</vt:i4>
      </vt:variant>
      <vt:variant>
        <vt:i4>437</vt:i4>
      </vt:variant>
      <vt:variant>
        <vt:i4>0</vt:i4>
      </vt:variant>
      <vt:variant>
        <vt:i4>5</vt:i4>
      </vt:variant>
      <vt:variant>
        <vt:lpwstr/>
      </vt:variant>
      <vt:variant>
        <vt:lpwstr>_Toc184603733</vt:lpwstr>
      </vt:variant>
      <vt:variant>
        <vt:i4>1638450</vt:i4>
      </vt:variant>
      <vt:variant>
        <vt:i4>431</vt:i4>
      </vt:variant>
      <vt:variant>
        <vt:i4>0</vt:i4>
      </vt:variant>
      <vt:variant>
        <vt:i4>5</vt:i4>
      </vt:variant>
      <vt:variant>
        <vt:lpwstr/>
      </vt:variant>
      <vt:variant>
        <vt:lpwstr>_Toc184603732</vt:lpwstr>
      </vt:variant>
      <vt:variant>
        <vt:i4>1638450</vt:i4>
      </vt:variant>
      <vt:variant>
        <vt:i4>425</vt:i4>
      </vt:variant>
      <vt:variant>
        <vt:i4>0</vt:i4>
      </vt:variant>
      <vt:variant>
        <vt:i4>5</vt:i4>
      </vt:variant>
      <vt:variant>
        <vt:lpwstr/>
      </vt:variant>
      <vt:variant>
        <vt:lpwstr>_Toc184603731</vt:lpwstr>
      </vt:variant>
      <vt:variant>
        <vt:i4>1638450</vt:i4>
      </vt:variant>
      <vt:variant>
        <vt:i4>419</vt:i4>
      </vt:variant>
      <vt:variant>
        <vt:i4>0</vt:i4>
      </vt:variant>
      <vt:variant>
        <vt:i4>5</vt:i4>
      </vt:variant>
      <vt:variant>
        <vt:lpwstr/>
      </vt:variant>
      <vt:variant>
        <vt:lpwstr>_Toc184603730</vt:lpwstr>
      </vt:variant>
      <vt:variant>
        <vt:i4>1572914</vt:i4>
      </vt:variant>
      <vt:variant>
        <vt:i4>413</vt:i4>
      </vt:variant>
      <vt:variant>
        <vt:i4>0</vt:i4>
      </vt:variant>
      <vt:variant>
        <vt:i4>5</vt:i4>
      </vt:variant>
      <vt:variant>
        <vt:lpwstr/>
      </vt:variant>
      <vt:variant>
        <vt:lpwstr>_Toc184603729</vt:lpwstr>
      </vt:variant>
      <vt:variant>
        <vt:i4>1572914</vt:i4>
      </vt:variant>
      <vt:variant>
        <vt:i4>407</vt:i4>
      </vt:variant>
      <vt:variant>
        <vt:i4>0</vt:i4>
      </vt:variant>
      <vt:variant>
        <vt:i4>5</vt:i4>
      </vt:variant>
      <vt:variant>
        <vt:lpwstr/>
      </vt:variant>
      <vt:variant>
        <vt:lpwstr>_Toc184603728</vt:lpwstr>
      </vt:variant>
      <vt:variant>
        <vt:i4>1572914</vt:i4>
      </vt:variant>
      <vt:variant>
        <vt:i4>401</vt:i4>
      </vt:variant>
      <vt:variant>
        <vt:i4>0</vt:i4>
      </vt:variant>
      <vt:variant>
        <vt:i4>5</vt:i4>
      </vt:variant>
      <vt:variant>
        <vt:lpwstr/>
      </vt:variant>
      <vt:variant>
        <vt:lpwstr>_Toc184603727</vt:lpwstr>
      </vt:variant>
      <vt:variant>
        <vt:i4>1572914</vt:i4>
      </vt:variant>
      <vt:variant>
        <vt:i4>395</vt:i4>
      </vt:variant>
      <vt:variant>
        <vt:i4>0</vt:i4>
      </vt:variant>
      <vt:variant>
        <vt:i4>5</vt:i4>
      </vt:variant>
      <vt:variant>
        <vt:lpwstr/>
      </vt:variant>
      <vt:variant>
        <vt:lpwstr>_Toc184603726</vt:lpwstr>
      </vt:variant>
      <vt:variant>
        <vt:i4>1572914</vt:i4>
      </vt:variant>
      <vt:variant>
        <vt:i4>389</vt:i4>
      </vt:variant>
      <vt:variant>
        <vt:i4>0</vt:i4>
      </vt:variant>
      <vt:variant>
        <vt:i4>5</vt:i4>
      </vt:variant>
      <vt:variant>
        <vt:lpwstr/>
      </vt:variant>
      <vt:variant>
        <vt:lpwstr>_Toc184603725</vt:lpwstr>
      </vt:variant>
      <vt:variant>
        <vt:i4>1572914</vt:i4>
      </vt:variant>
      <vt:variant>
        <vt:i4>383</vt:i4>
      </vt:variant>
      <vt:variant>
        <vt:i4>0</vt:i4>
      </vt:variant>
      <vt:variant>
        <vt:i4>5</vt:i4>
      </vt:variant>
      <vt:variant>
        <vt:lpwstr/>
      </vt:variant>
      <vt:variant>
        <vt:lpwstr>_Toc184603724</vt:lpwstr>
      </vt:variant>
      <vt:variant>
        <vt:i4>1572914</vt:i4>
      </vt:variant>
      <vt:variant>
        <vt:i4>377</vt:i4>
      </vt:variant>
      <vt:variant>
        <vt:i4>0</vt:i4>
      </vt:variant>
      <vt:variant>
        <vt:i4>5</vt:i4>
      </vt:variant>
      <vt:variant>
        <vt:lpwstr/>
      </vt:variant>
      <vt:variant>
        <vt:lpwstr>_Toc184603723</vt:lpwstr>
      </vt:variant>
      <vt:variant>
        <vt:i4>1572914</vt:i4>
      </vt:variant>
      <vt:variant>
        <vt:i4>371</vt:i4>
      </vt:variant>
      <vt:variant>
        <vt:i4>0</vt:i4>
      </vt:variant>
      <vt:variant>
        <vt:i4>5</vt:i4>
      </vt:variant>
      <vt:variant>
        <vt:lpwstr/>
      </vt:variant>
      <vt:variant>
        <vt:lpwstr>_Toc184603722</vt:lpwstr>
      </vt:variant>
      <vt:variant>
        <vt:i4>1507380</vt:i4>
      </vt:variant>
      <vt:variant>
        <vt:i4>362</vt:i4>
      </vt:variant>
      <vt:variant>
        <vt:i4>0</vt:i4>
      </vt:variant>
      <vt:variant>
        <vt:i4>5</vt:i4>
      </vt:variant>
      <vt:variant>
        <vt:lpwstr/>
      </vt:variant>
      <vt:variant>
        <vt:lpwstr>_Toc184609178</vt:lpwstr>
      </vt:variant>
      <vt:variant>
        <vt:i4>1507380</vt:i4>
      </vt:variant>
      <vt:variant>
        <vt:i4>356</vt:i4>
      </vt:variant>
      <vt:variant>
        <vt:i4>0</vt:i4>
      </vt:variant>
      <vt:variant>
        <vt:i4>5</vt:i4>
      </vt:variant>
      <vt:variant>
        <vt:lpwstr/>
      </vt:variant>
      <vt:variant>
        <vt:lpwstr>_Toc184609177</vt:lpwstr>
      </vt:variant>
      <vt:variant>
        <vt:i4>1507380</vt:i4>
      </vt:variant>
      <vt:variant>
        <vt:i4>350</vt:i4>
      </vt:variant>
      <vt:variant>
        <vt:i4>0</vt:i4>
      </vt:variant>
      <vt:variant>
        <vt:i4>5</vt:i4>
      </vt:variant>
      <vt:variant>
        <vt:lpwstr/>
      </vt:variant>
      <vt:variant>
        <vt:lpwstr>_Toc184609176</vt:lpwstr>
      </vt:variant>
      <vt:variant>
        <vt:i4>1507380</vt:i4>
      </vt:variant>
      <vt:variant>
        <vt:i4>344</vt:i4>
      </vt:variant>
      <vt:variant>
        <vt:i4>0</vt:i4>
      </vt:variant>
      <vt:variant>
        <vt:i4>5</vt:i4>
      </vt:variant>
      <vt:variant>
        <vt:lpwstr/>
      </vt:variant>
      <vt:variant>
        <vt:lpwstr>_Toc184609175</vt:lpwstr>
      </vt:variant>
      <vt:variant>
        <vt:i4>1507380</vt:i4>
      </vt:variant>
      <vt:variant>
        <vt:i4>338</vt:i4>
      </vt:variant>
      <vt:variant>
        <vt:i4>0</vt:i4>
      </vt:variant>
      <vt:variant>
        <vt:i4>5</vt:i4>
      </vt:variant>
      <vt:variant>
        <vt:lpwstr/>
      </vt:variant>
      <vt:variant>
        <vt:lpwstr>_Toc184609174</vt:lpwstr>
      </vt:variant>
      <vt:variant>
        <vt:i4>1507380</vt:i4>
      </vt:variant>
      <vt:variant>
        <vt:i4>332</vt:i4>
      </vt:variant>
      <vt:variant>
        <vt:i4>0</vt:i4>
      </vt:variant>
      <vt:variant>
        <vt:i4>5</vt:i4>
      </vt:variant>
      <vt:variant>
        <vt:lpwstr/>
      </vt:variant>
      <vt:variant>
        <vt:lpwstr>_Toc184609173</vt:lpwstr>
      </vt:variant>
      <vt:variant>
        <vt:i4>1507380</vt:i4>
      </vt:variant>
      <vt:variant>
        <vt:i4>326</vt:i4>
      </vt:variant>
      <vt:variant>
        <vt:i4>0</vt:i4>
      </vt:variant>
      <vt:variant>
        <vt:i4>5</vt:i4>
      </vt:variant>
      <vt:variant>
        <vt:lpwstr/>
      </vt:variant>
      <vt:variant>
        <vt:lpwstr>_Toc184609172</vt:lpwstr>
      </vt:variant>
      <vt:variant>
        <vt:i4>1507380</vt:i4>
      </vt:variant>
      <vt:variant>
        <vt:i4>320</vt:i4>
      </vt:variant>
      <vt:variant>
        <vt:i4>0</vt:i4>
      </vt:variant>
      <vt:variant>
        <vt:i4>5</vt:i4>
      </vt:variant>
      <vt:variant>
        <vt:lpwstr/>
      </vt:variant>
      <vt:variant>
        <vt:lpwstr>_Toc184609171</vt:lpwstr>
      </vt:variant>
      <vt:variant>
        <vt:i4>1507380</vt:i4>
      </vt:variant>
      <vt:variant>
        <vt:i4>314</vt:i4>
      </vt:variant>
      <vt:variant>
        <vt:i4>0</vt:i4>
      </vt:variant>
      <vt:variant>
        <vt:i4>5</vt:i4>
      </vt:variant>
      <vt:variant>
        <vt:lpwstr/>
      </vt:variant>
      <vt:variant>
        <vt:lpwstr>_Toc184609170</vt:lpwstr>
      </vt:variant>
      <vt:variant>
        <vt:i4>1441844</vt:i4>
      </vt:variant>
      <vt:variant>
        <vt:i4>308</vt:i4>
      </vt:variant>
      <vt:variant>
        <vt:i4>0</vt:i4>
      </vt:variant>
      <vt:variant>
        <vt:i4>5</vt:i4>
      </vt:variant>
      <vt:variant>
        <vt:lpwstr/>
      </vt:variant>
      <vt:variant>
        <vt:lpwstr>_Toc184609169</vt:lpwstr>
      </vt:variant>
      <vt:variant>
        <vt:i4>1441844</vt:i4>
      </vt:variant>
      <vt:variant>
        <vt:i4>302</vt:i4>
      </vt:variant>
      <vt:variant>
        <vt:i4>0</vt:i4>
      </vt:variant>
      <vt:variant>
        <vt:i4>5</vt:i4>
      </vt:variant>
      <vt:variant>
        <vt:lpwstr/>
      </vt:variant>
      <vt:variant>
        <vt:lpwstr>_Toc184609168</vt:lpwstr>
      </vt:variant>
      <vt:variant>
        <vt:i4>1441844</vt:i4>
      </vt:variant>
      <vt:variant>
        <vt:i4>296</vt:i4>
      </vt:variant>
      <vt:variant>
        <vt:i4>0</vt:i4>
      </vt:variant>
      <vt:variant>
        <vt:i4>5</vt:i4>
      </vt:variant>
      <vt:variant>
        <vt:lpwstr/>
      </vt:variant>
      <vt:variant>
        <vt:lpwstr>_Toc184609167</vt:lpwstr>
      </vt:variant>
      <vt:variant>
        <vt:i4>1441844</vt:i4>
      </vt:variant>
      <vt:variant>
        <vt:i4>290</vt:i4>
      </vt:variant>
      <vt:variant>
        <vt:i4>0</vt:i4>
      </vt:variant>
      <vt:variant>
        <vt:i4>5</vt:i4>
      </vt:variant>
      <vt:variant>
        <vt:lpwstr/>
      </vt:variant>
      <vt:variant>
        <vt:lpwstr>_Toc184609166</vt:lpwstr>
      </vt:variant>
      <vt:variant>
        <vt:i4>1441844</vt:i4>
      </vt:variant>
      <vt:variant>
        <vt:i4>284</vt:i4>
      </vt:variant>
      <vt:variant>
        <vt:i4>0</vt:i4>
      </vt:variant>
      <vt:variant>
        <vt:i4>5</vt:i4>
      </vt:variant>
      <vt:variant>
        <vt:lpwstr/>
      </vt:variant>
      <vt:variant>
        <vt:lpwstr>_Toc184609165</vt:lpwstr>
      </vt:variant>
      <vt:variant>
        <vt:i4>1441844</vt:i4>
      </vt:variant>
      <vt:variant>
        <vt:i4>278</vt:i4>
      </vt:variant>
      <vt:variant>
        <vt:i4>0</vt:i4>
      </vt:variant>
      <vt:variant>
        <vt:i4>5</vt:i4>
      </vt:variant>
      <vt:variant>
        <vt:lpwstr/>
      </vt:variant>
      <vt:variant>
        <vt:lpwstr>_Toc184609164</vt:lpwstr>
      </vt:variant>
      <vt:variant>
        <vt:i4>1441844</vt:i4>
      </vt:variant>
      <vt:variant>
        <vt:i4>272</vt:i4>
      </vt:variant>
      <vt:variant>
        <vt:i4>0</vt:i4>
      </vt:variant>
      <vt:variant>
        <vt:i4>5</vt:i4>
      </vt:variant>
      <vt:variant>
        <vt:lpwstr/>
      </vt:variant>
      <vt:variant>
        <vt:lpwstr>_Toc184609163</vt:lpwstr>
      </vt:variant>
      <vt:variant>
        <vt:i4>1441844</vt:i4>
      </vt:variant>
      <vt:variant>
        <vt:i4>266</vt:i4>
      </vt:variant>
      <vt:variant>
        <vt:i4>0</vt:i4>
      </vt:variant>
      <vt:variant>
        <vt:i4>5</vt:i4>
      </vt:variant>
      <vt:variant>
        <vt:lpwstr/>
      </vt:variant>
      <vt:variant>
        <vt:lpwstr>_Toc184609162</vt:lpwstr>
      </vt:variant>
      <vt:variant>
        <vt:i4>1441844</vt:i4>
      </vt:variant>
      <vt:variant>
        <vt:i4>260</vt:i4>
      </vt:variant>
      <vt:variant>
        <vt:i4>0</vt:i4>
      </vt:variant>
      <vt:variant>
        <vt:i4>5</vt:i4>
      </vt:variant>
      <vt:variant>
        <vt:lpwstr/>
      </vt:variant>
      <vt:variant>
        <vt:lpwstr>_Toc184609161</vt:lpwstr>
      </vt:variant>
      <vt:variant>
        <vt:i4>1441844</vt:i4>
      </vt:variant>
      <vt:variant>
        <vt:i4>254</vt:i4>
      </vt:variant>
      <vt:variant>
        <vt:i4>0</vt:i4>
      </vt:variant>
      <vt:variant>
        <vt:i4>5</vt:i4>
      </vt:variant>
      <vt:variant>
        <vt:lpwstr/>
      </vt:variant>
      <vt:variant>
        <vt:lpwstr>_Toc184609160</vt:lpwstr>
      </vt:variant>
      <vt:variant>
        <vt:i4>1376308</vt:i4>
      </vt:variant>
      <vt:variant>
        <vt:i4>248</vt:i4>
      </vt:variant>
      <vt:variant>
        <vt:i4>0</vt:i4>
      </vt:variant>
      <vt:variant>
        <vt:i4>5</vt:i4>
      </vt:variant>
      <vt:variant>
        <vt:lpwstr/>
      </vt:variant>
      <vt:variant>
        <vt:lpwstr>_Toc184609159</vt:lpwstr>
      </vt:variant>
      <vt:variant>
        <vt:i4>1376308</vt:i4>
      </vt:variant>
      <vt:variant>
        <vt:i4>242</vt:i4>
      </vt:variant>
      <vt:variant>
        <vt:i4>0</vt:i4>
      </vt:variant>
      <vt:variant>
        <vt:i4>5</vt:i4>
      </vt:variant>
      <vt:variant>
        <vt:lpwstr/>
      </vt:variant>
      <vt:variant>
        <vt:lpwstr>_Toc184609158</vt:lpwstr>
      </vt:variant>
      <vt:variant>
        <vt:i4>1376308</vt:i4>
      </vt:variant>
      <vt:variant>
        <vt:i4>236</vt:i4>
      </vt:variant>
      <vt:variant>
        <vt:i4>0</vt:i4>
      </vt:variant>
      <vt:variant>
        <vt:i4>5</vt:i4>
      </vt:variant>
      <vt:variant>
        <vt:lpwstr/>
      </vt:variant>
      <vt:variant>
        <vt:lpwstr>_Toc184609157</vt:lpwstr>
      </vt:variant>
      <vt:variant>
        <vt:i4>1376308</vt:i4>
      </vt:variant>
      <vt:variant>
        <vt:i4>230</vt:i4>
      </vt:variant>
      <vt:variant>
        <vt:i4>0</vt:i4>
      </vt:variant>
      <vt:variant>
        <vt:i4>5</vt:i4>
      </vt:variant>
      <vt:variant>
        <vt:lpwstr/>
      </vt:variant>
      <vt:variant>
        <vt:lpwstr>_Toc184609156</vt:lpwstr>
      </vt:variant>
      <vt:variant>
        <vt:i4>1376308</vt:i4>
      </vt:variant>
      <vt:variant>
        <vt:i4>224</vt:i4>
      </vt:variant>
      <vt:variant>
        <vt:i4>0</vt:i4>
      </vt:variant>
      <vt:variant>
        <vt:i4>5</vt:i4>
      </vt:variant>
      <vt:variant>
        <vt:lpwstr/>
      </vt:variant>
      <vt:variant>
        <vt:lpwstr>_Toc184609155</vt:lpwstr>
      </vt:variant>
      <vt:variant>
        <vt:i4>1245235</vt:i4>
      </vt:variant>
      <vt:variant>
        <vt:i4>215</vt:i4>
      </vt:variant>
      <vt:variant>
        <vt:i4>0</vt:i4>
      </vt:variant>
      <vt:variant>
        <vt:i4>5</vt:i4>
      </vt:variant>
      <vt:variant>
        <vt:lpwstr/>
      </vt:variant>
      <vt:variant>
        <vt:lpwstr>_Toc184603697</vt:lpwstr>
      </vt:variant>
      <vt:variant>
        <vt:i4>1245235</vt:i4>
      </vt:variant>
      <vt:variant>
        <vt:i4>209</vt:i4>
      </vt:variant>
      <vt:variant>
        <vt:i4>0</vt:i4>
      </vt:variant>
      <vt:variant>
        <vt:i4>5</vt:i4>
      </vt:variant>
      <vt:variant>
        <vt:lpwstr/>
      </vt:variant>
      <vt:variant>
        <vt:lpwstr>_Toc184603696</vt:lpwstr>
      </vt:variant>
      <vt:variant>
        <vt:i4>1245235</vt:i4>
      </vt:variant>
      <vt:variant>
        <vt:i4>203</vt:i4>
      </vt:variant>
      <vt:variant>
        <vt:i4>0</vt:i4>
      </vt:variant>
      <vt:variant>
        <vt:i4>5</vt:i4>
      </vt:variant>
      <vt:variant>
        <vt:lpwstr/>
      </vt:variant>
      <vt:variant>
        <vt:lpwstr>_Toc184603695</vt:lpwstr>
      </vt:variant>
      <vt:variant>
        <vt:i4>1245235</vt:i4>
      </vt:variant>
      <vt:variant>
        <vt:i4>197</vt:i4>
      </vt:variant>
      <vt:variant>
        <vt:i4>0</vt:i4>
      </vt:variant>
      <vt:variant>
        <vt:i4>5</vt:i4>
      </vt:variant>
      <vt:variant>
        <vt:lpwstr/>
      </vt:variant>
      <vt:variant>
        <vt:lpwstr>_Toc184603694</vt:lpwstr>
      </vt:variant>
      <vt:variant>
        <vt:i4>1245235</vt:i4>
      </vt:variant>
      <vt:variant>
        <vt:i4>191</vt:i4>
      </vt:variant>
      <vt:variant>
        <vt:i4>0</vt:i4>
      </vt:variant>
      <vt:variant>
        <vt:i4>5</vt:i4>
      </vt:variant>
      <vt:variant>
        <vt:lpwstr/>
      </vt:variant>
      <vt:variant>
        <vt:lpwstr>_Toc184603693</vt:lpwstr>
      </vt:variant>
      <vt:variant>
        <vt:i4>1245235</vt:i4>
      </vt:variant>
      <vt:variant>
        <vt:i4>185</vt:i4>
      </vt:variant>
      <vt:variant>
        <vt:i4>0</vt:i4>
      </vt:variant>
      <vt:variant>
        <vt:i4>5</vt:i4>
      </vt:variant>
      <vt:variant>
        <vt:lpwstr/>
      </vt:variant>
      <vt:variant>
        <vt:lpwstr>_Toc184603692</vt:lpwstr>
      </vt:variant>
      <vt:variant>
        <vt:i4>1245235</vt:i4>
      </vt:variant>
      <vt:variant>
        <vt:i4>179</vt:i4>
      </vt:variant>
      <vt:variant>
        <vt:i4>0</vt:i4>
      </vt:variant>
      <vt:variant>
        <vt:i4>5</vt:i4>
      </vt:variant>
      <vt:variant>
        <vt:lpwstr/>
      </vt:variant>
      <vt:variant>
        <vt:lpwstr>_Toc184603691</vt:lpwstr>
      </vt:variant>
      <vt:variant>
        <vt:i4>1245235</vt:i4>
      </vt:variant>
      <vt:variant>
        <vt:i4>173</vt:i4>
      </vt:variant>
      <vt:variant>
        <vt:i4>0</vt:i4>
      </vt:variant>
      <vt:variant>
        <vt:i4>5</vt:i4>
      </vt:variant>
      <vt:variant>
        <vt:lpwstr/>
      </vt:variant>
      <vt:variant>
        <vt:lpwstr>_Toc184603690</vt:lpwstr>
      </vt:variant>
      <vt:variant>
        <vt:i4>1179699</vt:i4>
      </vt:variant>
      <vt:variant>
        <vt:i4>167</vt:i4>
      </vt:variant>
      <vt:variant>
        <vt:i4>0</vt:i4>
      </vt:variant>
      <vt:variant>
        <vt:i4>5</vt:i4>
      </vt:variant>
      <vt:variant>
        <vt:lpwstr/>
      </vt:variant>
      <vt:variant>
        <vt:lpwstr>_Toc184603689</vt:lpwstr>
      </vt:variant>
      <vt:variant>
        <vt:i4>1179699</vt:i4>
      </vt:variant>
      <vt:variant>
        <vt:i4>161</vt:i4>
      </vt:variant>
      <vt:variant>
        <vt:i4>0</vt:i4>
      </vt:variant>
      <vt:variant>
        <vt:i4>5</vt:i4>
      </vt:variant>
      <vt:variant>
        <vt:lpwstr/>
      </vt:variant>
      <vt:variant>
        <vt:lpwstr>_Toc184603688</vt:lpwstr>
      </vt:variant>
      <vt:variant>
        <vt:i4>1179699</vt:i4>
      </vt:variant>
      <vt:variant>
        <vt:i4>155</vt:i4>
      </vt:variant>
      <vt:variant>
        <vt:i4>0</vt:i4>
      </vt:variant>
      <vt:variant>
        <vt:i4>5</vt:i4>
      </vt:variant>
      <vt:variant>
        <vt:lpwstr/>
      </vt:variant>
      <vt:variant>
        <vt:lpwstr>_Toc184603687</vt:lpwstr>
      </vt:variant>
      <vt:variant>
        <vt:i4>1179699</vt:i4>
      </vt:variant>
      <vt:variant>
        <vt:i4>149</vt:i4>
      </vt:variant>
      <vt:variant>
        <vt:i4>0</vt:i4>
      </vt:variant>
      <vt:variant>
        <vt:i4>5</vt:i4>
      </vt:variant>
      <vt:variant>
        <vt:lpwstr/>
      </vt:variant>
      <vt:variant>
        <vt:lpwstr>_Toc184603686</vt:lpwstr>
      </vt:variant>
      <vt:variant>
        <vt:i4>1179699</vt:i4>
      </vt:variant>
      <vt:variant>
        <vt:i4>143</vt:i4>
      </vt:variant>
      <vt:variant>
        <vt:i4>0</vt:i4>
      </vt:variant>
      <vt:variant>
        <vt:i4>5</vt:i4>
      </vt:variant>
      <vt:variant>
        <vt:lpwstr/>
      </vt:variant>
      <vt:variant>
        <vt:lpwstr>_Toc184603685</vt:lpwstr>
      </vt:variant>
      <vt:variant>
        <vt:i4>1179699</vt:i4>
      </vt:variant>
      <vt:variant>
        <vt:i4>137</vt:i4>
      </vt:variant>
      <vt:variant>
        <vt:i4>0</vt:i4>
      </vt:variant>
      <vt:variant>
        <vt:i4>5</vt:i4>
      </vt:variant>
      <vt:variant>
        <vt:lpwstr/>
      </vt:variant>
      <vt:variant>
        <vt:lpwstr>_Toc184603684</vt:lpwstr>
      </vt:variant>
      <vt:variant>
        <vt:i4>1179699</vt:i4>
      </vt:variant>
      <vt:variant>
        <vt:i4>131</vt:i4>
      </vt:variant>
      <vt:variant>
        <vt:i4>0</vt:i4>
      </vt:variant>
      <vt:variant>
        <vt:i4>5</vt:i4>
      </vt:variant>
      <vt:variant>
        <vt:lpwstr/>
      </vt:variant>
      <vt:variant>
        <vt:lpwstr>_Toc184603683</vt:lpwstr>
      </vt:variant>
      <vt:variant>
        <vt:i4>1966140</vt:i4>
      </vt:variant>
      <vt:variant>
        <vt:i4>122</vt:i4>
      </vt:variant>
      <vt:variant>
        <vt:i4>0</vt:i4>
      </vt:variant>
      <vt:variant>
        <vt:i4>5</vt:i4>
      </vt:variant>
      <vt:variant>
        <vt:lpwstr/>
      </vt:variant>
      <vt:variant>
        <vt:lpwstr>_Toc184605927</vt:lpwstr>
      </vt:variant>
      <vt:variant>
        <vt:i4>1966140</vt:i4>
      </vt:variant>
      <vt:variant>
        <vt:i4>116</vt:i4>
      </vt:variant>
      <vt:variant>
        <vt:i4>0</vt:i4>
      </vt:variant>
      <vt:variant>
        <vt:i4>5</vt:i4>
      </vt:variant>
      <vt:variant>
        <vt:lpwstr/>
      </vt:variant>
      <vt:variant>
        <vt:lpwstr>_Toc184605926</vt:lpwstr>
      </vt:variant>
      <vt:variant>
        <vt:i4>1966140</vt:i4>
      </vt:variant>
      <vt:variant>
        <vt:i4>110</vt:i4>
      </vt:variant>
      <vt:variant>
        <vt:i4>0</vt:i4>
      </vt:variant>
      <vt:variant>
        <vt:i4>5</vt:i4>
      </vt:variant>
      <vt:variant>
        <vt:lpwstr/>
      </vt:variant>
      <vt:variant>
        <vt:lpwstr>_Toc184605925</vt:lpwstr>
      </vt:variant>
      <vt:variant>
        <vt:i4>1966140</vt:i4>
      </vt:variant>
      <vt:variant>
        <vt:i4>104</vt:i4>
      </vt:variant>
      <vt:variant>
        <vt:i4>0</vt:i4>
      </vt:variant>
      <vt:variant>
        <vt:i4>5</vt:i4>
      </vt:variant>
      <vt:variant>
        <vt:lpwstr/>
      </vt:variant>
      <vt:variant>
        <vt:lpwstr>_Toc184605924</vt:lpwstr>
      </vt:variant>
      <vt:variant>
        <vt:i4>1966140</vt:i4>
      </vt:variant>
      <vt:variant>
        <vt:i4>98</vt:i4>
      </vt:variant>
      <vt:variant>
        <vt:i4>0</vt:i4>
      </vt:variant>
      <vt:variant>
        <vt:i4>5</vt:i4>
      </vt:variant>
      <vt:variant>
        <vt:lpwstr/>
      </vt:variant>
      <vt:variant>
        <vt:lpwstr>_Toc184605923</vt:lpwstr>
      </vt:variant>
      <vt:variant>
        <vt:i4>1966140</vt:i4>
      </vt:variant>
      <vt:variant>
        <vt:i4>92</vt:i4>
      </vt:variant>
      <vt:variant>
        <vt:i4>0</vt:i4>
      </vt:variant>
      <vt:variant>
        <vt:i4>5</vt:i4>
      </vt:variant>
      <vt:variant>
        <vt:lpwstr/>
      </vt:variant>
      <vt:variant>
        <vt:lpwstr>_Toc184605922</vt:lpwstr>
      </vt:variant>
      <vt:variant>
        <vt:i4>1966140</vt:i4>
      </vt:variant>
      <vt:variant>
        <vt:i4>86</vt:i4>
      </vt:variant>
      <vt:variant>
        <vt:i4>0</vt:i4>
      </vt:variant>
      <vt:variant>
        <vt:i4>5</vt:i4>
      </vt:variant>
      <vt:variant>
        <vt:lpwstr/>
      </vt:variant>
      <vt:variant>
        <vt:lpwstr>_Toc184605921</vt:lpwstr>
      </vt:variant>
      <vt:variant>
        <vt:i4>1966140</vt:i4>
      </vt:variant>
      <vt:variant>
        <vt:i4>80</vt:i4>
      </vt:variant>
      <vt:variant>
        <vt:i4>0</vt:i4>
      </vt:variant>
      <vt:variant>
        <vt:i4>5</vt:i4>
      </vt:variant>
      <vt:variant>
        <vt:lpwstr/>
      </vt:variant>
      <vt:variant>
        <vt:lpwstr>_Toc184605920</vt:lpwstr>
      </vt:variant>
      <vt:variant>
        <vt:i4>1900604</vt:i4>
      </vt:variant>
      <vt:variant>
        <vt:i4>74</vt:i4>
      </vt:variant>
      <vt:variant>
        <vt:i4>0</vt:i4>
      </vt:variant>
      <vt:variant>
        <vt:i4>5</vt:i4>
      </vt:variant>
      <vt:variant>
        <vt:lpwstr/>
      </vt:variant>
      <vt:variant>
        <vt:lpwstr>_Toc184605919</vt:lpwstr>
      </vt:variant>
      <vt:variant>
        <vt:i4>1900604</vt:i4>
      </vt:variant>
      <vt:variant>
        <vt:i4>68</vt:i4>
      </vt:variant>
      <vt:variant>
        <vt:i4>0</vt:i4>
      </vt:variant>
      <vt:variant>
        <vt:i4>5</vt:i4>
      </vt:variant>
      <vt:variant>
        <vt:lpwstr/>
      </vt:variant>
      <vt:variant>
        <vt:lpwstr>_Toc184605918</vt:lpwstr>
      </vt:variant>
      <vt:variant>
        <vt:i4>1900604</vt:i4>
      </vt:variant>
      <vt:variant>
        <vt:i4>62</vt:i4>
      </vt:variant>
      <vt:variant>
        <vt:i4>0</vt:i4>
      </vt:variant>
      <vt:variant>
        <vt:i4>5</vt:i4>
      </vt:variant>
      <vt:variant>
        <vt:lpwstr/>
      </vt:variant>
      <vt:variant>
        <vt:lpwstr>_Toc184605917</vt:lpwstr>
      </vt:variant>
      <vt:variant>
        <vt:i4>1900604</vt:i4>
      </vt:variant>
      <vt:variant>
        <vt:i4>56</vt:i4>
      </vt:variant>
      <vt:variant>
        <vt:i4>0</vt:i4>
      </vt:variant>
      <vt:variant>
        <vt:i4>5</vt:i4>
      </vt:variant>
      <vt:variant>
        <vt:lpwstr/>
      </vt:variant>
      <vt:variant>
        <vt:lpwstr>_Toc184605916</vt:lpwstr>
      </vt:variant>
      <vt:variant>
        <vt:i4>1900604</vt:i4>
      </vt:variant>
      <vt:variant>
        <vt:i4>50</vt:i4>
      </vt:variant>
      <vt:variant>
        <vt:i4>0</vt:i4>
      </vt:variant>
      <vt:variant>
        <vt:i4>5</vt:i4>
      </vt:variant>
      <vt:variant>
        <vt:lpwstr/>
      </vt:variant>
      <vt:variant>
        <vt:lpwstr>_Toc184605915</vt:lpwstr>
      </vt:variant>
      <vt:variant>
        <vt:i4>1900604</vt:i4>
      </vt:variant>
      <vt:variant>
        <vt:i4>44</vt:i4>
      </vt:variant>
      <vt:variant>
        <vt:i4>0</vt:i4>
      </vt:variant>
      <vt:variant>
        <vt:i4>5</vt:i4>
      </vt:variant>
      <vt:variant>
        <vt:lpwstr/>
      </vt:variant>
      <vt:variant>
        <vt:lpwstr>_Toc184605914</vt:lpwstr>
      </vt:variant>
      <vt:variant>
        <vt:i4>1900604</vt:i4>
      </vt:variant>
      <vt:variant>
        <vt:i4>38</vt:i4>
      </vt:variant>
      <vt:variant>
        <vt:i4>0</vt:i4>
      </vt:variant>
      <vt:variant>
        <vt:i4>5</vt:i4>
      </vt:variant>
      <vt:variant>
        <vt:lpwstr/>
      </vt:variant>
      <vt:variant>
        <vt:lpwstr>_Toc184605913</vt:lpwstr>
      </vt:variant>
      <vt:variant>
        <vt:i4>1900604</vt:i4>
      </vt:variant>
      <vt:variant>
        <vt:i4>32</vt:i4>
      </vt:variant>
      <vt:variant>
        <vt:i4>0</vt:i4>
      </vt:variant>
      <vt:variant>
        <vt:i4>5</vt:i4>
      </vt:variant>
      <vt:variant>
        <vt:lpwstr/>
      </vt:variant>
      <vt:variant>
        <vt:lpwstr>_Toc184605912</vt:lpwstr>
      </vt:variant>
      <vt:variant>
        <vt:i4>1900604</vt:i4>
      </vt:variant>
      <vt:variant>
        <vt:i4>26</vt:i4>
      </vt:variant>
      <vt:variant>
        <vt:i4>0</vt:i4>
      </vt:variant>
      <vt:variant>
        <vt:i4>5</vt:i4>
      </vt:variant>
      <vt:variant>
        <vt:lpwstr/>
      </vt:variant>
      <vt:variant>
        <vt:lpwstr>_Toc184605911</vt:lpwstr>
      </vt:variant>
      <vt:variant>
        <vt:i4>1900604</vt:i4>
      </vt:variant>
      <vt:variant>
        <vt:i4>20</vt:i4>
      </vt:variant>
      <vt:variant>
        <vt:i4>0</vt:i4>
      </vt:variant>
      <vt:variant>
        <vt:i4>5</vt:i4>
      </vt:variant>
      <vt:variant>
        <vt:lpwstr/>
      </vt:variant>
      <vt:variant>
        <vt:lpwstr>_Toc184605910</vt:lpwstr>
      </vt:variant>
      <vt:variant>
        <vt:i4>1835068</vt:i4>
      </vt:variant>
      <vt:variant>
        <vt:i4>14</vt:i4>
      </vt:variant>
      <vt:variant>
        <vt:i4>0</vt:i4>
      </vt:variant>
      <vt:variant>
        <vt:i4>5</vt:i4>
      </vt:variant>
      <vt:variant>
        <vt:lpwstr/>
      </vt:variant>
      <vt:variant>
        <vt:lpwstr>_Toc184605909</vt:lpwstr>
      </vt:variant>
      <vt:variant>
        <vt:i4>1835068</vt:i4>
      </vt:variant>
      <vt:variant>
        <vt:i4>8</vt:i4>
      </vt:variant>
      <vt:variant>
        <vt:i4>0</vt:i4>
      </vt:variant>
      <vt:variant>
        <vt:i4>5</vt:i4>
      </vt:variant>
      <vt:variant>
        <vt:lpwstr/>
      </vt:variant>
      <vt:variant>
        <vt:lpwstr>_Toc184605908</vt:lpwstr>
      </vt:variant>
      <vt:variant>
        <vt:i4>1835068</vt:i4>
      </vt:variant>
      <vt:variant>
        <vt:i4>2</vt:i4>
      </vt:variant>
      <vt:variant>
        <vt:i4>0</vt:i4>
      </vt:variant>
      <vt:variant>
        <vt:i4>5</vt:i4>
      </vt:variant>
      <vt:variant>
        <vt:lpwstr/>
      </vt:variant>
      <vt:variant>
        <vt:lpwstr>_Toc184605907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Suraiya Fathima</dc:creator>
  <cp:keywords/>
  <dc:description/>
  <cp:lastModifiedBy>muhammedrinief@gmail.com</cp:lastModifiedBy>
  <cp:revision>9</cp:revision>
  <cp:lastPrinted>2024-12-09T05:17:00Z</cp:lastPrinted>
  <dcterms:created xsi:type="dcterms:W3CDTF">2024-12-09T05:10:00Z</dcterms:created>
  <dcterms:modified xsi:type="dcterms:W3CDTF">2024-12-09T05:24:00Z</dcterms:modified>
</cp:coreProperties>
</file>